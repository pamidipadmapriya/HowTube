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tbl>
      <w:tblPr>
        <w:tblStyle w:val="TableGrid"/>
        <w:tblW w:w="0" w:type="auto"/>
        <w:tblLook w:val="04A0" w:firstRow="1" w:lastRow="0" w:firstColumn="1" w:lastColumn="0" w:noHBand="0" w:noVBand="1"/>
        <w:tblPrChange w:id="0" w:author="chaithanya bobba" w:date="2014-04-24T20:23:00Z">
          <w:tblPr>
            <w:tblStyle w:val="TableGrid"/>
            <w:tblW w:w="0" w:type="auto"/>
            <w:tblLook w:val="04A0" w:firstRow="1" w:lastRow="0" w:firstColumn="1" w:lastColumn="0" w:noHBand="0" w:noVBand="1"/>
          </w:tblPr>
        </w:tblPrChange>
      </w:tblPr>
      <w:tblGrid>
        <w:gridCol w:w="2189"/>
        <w:gridCol w:w="2285"/>
        <w:gridCol w:w="2762"/>
        <w:gridCol w:w="2114"/>
        <w:tblGridChange w:id="1">
          <w:tblGrid>
            <w:gridCol w:w="3116"/>
            <w:gridCol w:w="3117"/>
            <w:gridCol w:w="3117"/>
            <w:gridCol w:w="3117"/>
          </w:tblGrid>
        </w:tblGridChange>
      </w:tblGrid>
      <w:tr w:rsidR="001D605B" w:rsidTr="001D605B">
        <w:tc>
          <w:tcPr>
            <w:tcW w:w="2292" w:type="dxa"/>
            <w:tcPrChange w:id="2" w:author="chaithanya bobba" w:date="2014-04-24T20:23:00Z">
              <w:tcPr>
                <w:tcW w:w="3116" w:type="dxa"/>
              </w:tcPr>
            </w:tcPrChange>
          </w:tcPr>
          <w:p w:rsidR="001D605B" w:rsidRDefault="001D605B">
            <w:pPr>
              <w:rPr>
                <w:rStyle w:val="Heading1Char"/>
                <w:color w:val="auto"/>
              </w:rPr>
            </w:pPr>
            <w:r>
              <w:rPr>
                <w:rStyle w:val="Heading1Char"/>
                <w:color w:val="auto"/>
              </w:rPr>
              <w:t>Version</w:t>
            </w:r>
          </w:p>
        </w:tc>
        <w:tc>
          <w:tcPr>
            <w:tcW w:w="2378" w:type="dxa"/>
            <w:tcPrChange w:id="3" w:author="chaithanya bobba" w:date="2014-04-24T20:23:00Z">
              <w:tcPr>
                <w:tcW w:w="3117" w:type="dxa"/>
              </w:tcPr>
            </w:tcPrChange>
          </w:tcPr>
          <w:p w:rsidR="001D605B" w:rsidRDefault="001D605B">
            <w:pPr>
              <w:rPr>
                <w:rStyle w:val="Heading1Char"/>
                <w:color w:val="auto"/>
              </w:rPr>
            </w:pPr>
            <w:r>
              <w:rPr>
                <w:rStyle w:val="Heading1Char"/>
                <w:color w:val="auto"/>
              </w:rPr>
              <w:t>Date</w:t>
            </w:r>
          </w:p>
        </w:tc>
        <w:tc>
          <w:tcPr>
            <w:tcW w:w="2802" w:type="dxa"/>
            <w:tcPrChange w:id="4" w:author="chaithanya bobba" w:date="2014-04-24T20:23:00Z">
              <w:tcPr>
                <w:tcW w:w="3117" w:type="dxa"/>
              </w:tcPr>
            </w:tcPrChange>
          </w:tcPr>
          <w:p w:rsidR="001D605B" w:rsidRDefault="001D605B">
            <w:pPr>
              <w:rPr>
                <w:rStyle w:val="Heading1Char"/>
                <w:color w:val="auto"/>
              </w:rPr>
            </w:pPr>
            <w:r>
              <w:rPr>
                <w:rStyle w:val="Heading1Char"/>
                <w:color w:val="auto"/>
              </w:rPr>
              <w:t>Details</w:t>
            </w:r>
          </w:p>
        </w:tc>
        <w:tc>
          <w:tcPr>
            <w:tcW w:w="1878" w:type="dxa"/>
            <w:tcPrChange w:id="5" w:author="chaithanya bobba" w:date="2014-04-24T20:23:00Z">
              <w:tcPr>
                <w:tcW w:w="3117" w:type="dxa"/>
              </w:tcPr>
            </w:tcPrChange>
          </w:tcPr>
          <w:p w:rsidR="001D605B" w:rsidRDefault="001D605B">
            <w:pPr>
              <w:rPr>
                <w:rStyle w:val="Heading1Char"/>
                <w:color w:val="auto"/>
              </w:rPr>
            </w:pPr>
            <w:ins w:id="6" w:author="chaithanya bobba" w:date="2014-04-24T20:23:00Z">
              <w:r>
                <w:rPr>
                  <w:rStyle w:val="Heading1Char"/>
                  <w:color w:val="auto"/>
                </w:rPr>
                <w:t>Page Number</w:t>
              </w:r>
            </w:ins>
          </w:p>
        </w:tc>
      </w:tr>
      <w:tr w:rsidR="001D605B" w:rsidTr="001D605B">
        <w:tc>
          <w:tcPr>
            <w:tcW w:w="2292" w:type="dxa"/>
            <w:tcPrChange w:id="7" w:author="chaithanya bobba" w:date="2014-04-24T20:23:00Z">
              <w:tcPr>
                <w:tcW w:w="3116" w:type="dxa"/>
              </w:tcPr>
            </w:tcPrChange>
          </w:tcPr>
          <w:p w:rsidR="001D605B" w:rsidRPr="001D605B" w:rsidRDefault="001D605B">
            <w:pPr>
              <w:rPr>
                <w:rStyle w:val="Heading1Char"/>
                <w:rFonts w:ascii="Aparajita" w:hAnsi="Aparajita" w:cs="Aparajita"/>
                <w:color w:val="auto"/>
                <w:rPrChange w:id="8" w:author="chaithanya bobba" w:date="2014-04-24T20:22:00Z">
                  <w:rPr>
                    <w:rStyle w:val="Heading1Char"/>
                    <w:color w:val="auto"/>
                  </w:rPr>
                </w:rPrChange>
              </w:rPr>
            </w:pPr>
            <w:r w:rsidRPr="001D605B">
              <w:rPr>
                <w:rStyle w:val="Heading1Char"/>
                <w:rFonts w:ascii="Aparajita" w:hAnsi="Aparajita" w:cs="Aparajita"/>
                <w:color w:val="auto"/>
                <w:rPrChange w:id="9" w:author="chaithanya bobba" w:date="2014-04-24T20:22:00Z">
                  <w:rPr>
                    <w:rStyle w:val="Heading1Char"/>
                    <w:color w:val="auto"/>
                  </w:rPr>
                </w:rPrChange>
              </w:rPr>
              <w:t>V1</w:t>
            </w:r>
            <w:ins w:id="10" w:author="chaithanya bobba" w:date="2014-04-24T20:40:00Z">
              <w:r w:rsidR="00AA6518">
                <w:rPr>
                  <w:rStyle w:val="Heading1Char"/>
                  <w:rFonts w:ascii="Aparajita" w:hAnsi="Aparajita" w:cs="Aparajita"/>
                  <w:color w:val="auto"/>
                </w:rPr>
                <w:t>.0</w:t>
              </w:r>
            </w:ins>
            <w:bookmarkStart w:id="11" w:name="_GoBack"/>
            <w:bookmarkEnd w:id="11"/>
          </w:p>
        </w:tc>
        <w:tc>
          <w:tcPr>
            <w:tcW w:w="2378" w:type="dxa"/>
            <w:tcPrChange w:id="12" w:author="chaithanya bobba" w:date="2014-04-24T20:23:00Z">
              <w:tcPr>
                <w:tcW w:w="3117" w:type="dxa"/>
              </w:tcPr>
            </w:tcPrChange>
          </w:tcPr>
          <w:p w:rsidR="001D605B" w:rsidRPr="001D605B" w:rsidRDefault="001D605B">
            <w:pPr>
              <w:rPr>
                <w:rStyle w:val="Heading1Char"/>
                <w:rFonts w:ascii="Aparajita" w:hAnsi="Aparajita" w:cs="Aparajita"/>
                <w:color w:val="auto"/>
                <w:rPrChange w:id="13" w:author="chaithanya bobba" w:date="2014-04-24T20:22:00Z">
                  <w:rPr>
                    <w:rStyle w:val="Heading1Char"/>
                    <w:color w:val="auto"/>
                  </w:rPr>
                </w:rPrChange>
              </w:rPr>
            </w:pPr>
            <w:r w:rsidRPr="001D605B">
              <w:rPr>
                <w:rStyle w:val="Heading1Char"/>
                <w:rFonts w:ascii="Aparajita" w:hAnsi="Aparajita" w:cs="Aparajita"/>
                <w:color w:val="auto"/>
                <w:rPrChange w:id="14" w:author="chaithanya bobba" w:date="2014-04-24T20:22:00Z">
                  <w:rPr>
                    <w:rStyle w:val="Heading1Char"/>
                    <w:color w:val="auto"/>
                  </w:rPr>
                </w:rPrChange>
              </w:rPr>
              <w:t>04/17/2014</w:t>
            </w:r>
          </w:p>
        </w:tc>
        <w:tc>
          <w:tcPr>
            <w:tcW w:w="2802" w:type="dxa"/>
            <w:tcPrChange w:id="15" w:author="chaithanya bobba" w:date="2014-04-24T20:23:00Z">
              <w:tcPr>
                <w:tcW w:w="3117" w:type="dxa"/>
              </w:tcPr>
            </w:tcPrChange>
          </w:tcPr>
          <w:p w:rsidR="001D605B" w:rsidRPr="001D605B" w:rsidRDefault="001D605B">
            <w:pPr>
              <w:rPr>
                <w:rStyle w:val="Heading1Char"/>
                <w:rFonts w:ascii="Aparajita" w:hAnsi="Aparajita" w:cs="Aparajita"/>
                <w:color w:val="auto"/>
                <w:rPrChange w:id="16" w:author="chaithanya bobba" w:date="2014-04-24T20:22:00Z">
                  <w:rPr>
                    <w:rStyle w:val="Heading1Char"/>
                    <w:color w:val="auto"/>
                  </w:rPr>
                </w:rPrChange>
              </w:rPr>
            </w:pPr>
            <w:r w:rsidRPr="001D605B">
              <w:rPr>
                <w:rStyle w:val="Heading1Char"/>
                <w:rFonts w:ascii="Aparajita" w:hAnsi="Aparajita" w:cs="Aparajita"/>
                <w:color w:val="auto"/>
                <w:rPrChange w:id="17" w:author="chaithanya bobba" w:date="2014-04-24T20:22:00Z">
                  <w:rPr>
                    <w:rStyle w:val="Heading1Char"/>
                    <w:color w:val="auto"/>
                  </w:rPr>
                </w:rPrChange>
              </w:rPr>
              <w:t>Initial Draft</w:t>
            </w:r>
          </w:p>
        </w:tc>
        <w:tc>
          <w:tcPr>
            <w:tcW w:w="1878" w:type="dxa"/>
            <w:tcPrChange w:id="18" w:author="chaithanya bobba" w:date="2014-04-24T20:23:00Z">
              <w:tcPr>
                <w:tcW w:w="3117" w:type="dxa"/>
              </w:tcPr>
            </w:tcPrChange>
          </w:tcPr>
          <w:p w:rsidR="001D605B" w:rsidRPr="001D605B" w:rsidRDefault="001D605B">
            <w:pPr>
              <w:rPr>
                <w:ins w:id="19" w:author="chaithanya bobba" w:date="2014-04-24T20:23:00Z"/>
                <w:rStyle w:val="Heading1Char"/>
                <w:rFonts w:ascii="Aparajita" w:hAnsi="Aparajita" w:cs="Aparajita"/>
                <w:color w:val="auto"/>
              </w:rPr>
            </w:pPr>
          </w:p>
        </w:tc>
      </w:tr>
      <w:tr w:rsidR="001D605B" w:rsidTr="001D605B">
        <w:tc>
          <w:tcPr>
            <w:tcW w:w="2292" w:type="dxa"/>
            <w:tcPrChange w:id="20" w:author="chaithanya bobba" w:date="2014-04-24T20:23:00Z">
              <w:tcPr>
                <w:tcW w:w="3116" w:type="dxa"/>
              </w:tcPr>
            </w:tcPrChange>
          </w:tcPr>
          <w:p w:rsidR="001D605B" w:rsidRPr="001D605B" w:rsidRDefault="001D605B">
            <w:pPr>
              <w:rPr>
                <w:rStyle w:val="Heading1Char"/>
                <w:rFonts w:ascii="Aparajita" w:hAnsi="Aparajita" w:cs="Aparajita"/>
                <w:color w:val="auto"/>
                <w:rPrChange w:id="21" w:author="chaithanya bobba" w:date="2014-04-24T20:22:00Z">
                  <w:rPr>
                    <w:rStyle w:val="Heading1Char"/>
                    <w:color w:val="auto"/>
                  </w:rPr>
                </w:rPrChange>
              </w:rPr>
            </w:pPr>
            <w:ins w:id="22" w:author="chaithanya bobba" w:date="2014-04-24T20:20:00Z">
              <w:r w:rsidRPr="001D605B">
                <w:rPr>
                  <w:rStyle w:val="Heading1Char"/>
                  <w:rFonts w:ascii="Aparajita" w:hAnsi="Aparajita" w:cs="Aparajita"/>
                  <w:color w:val="auto"/>
                  <w:rPrChange w:id="23" w:author="chaithanya bobba" w:date="2014-04-24T20:22:00Z">
                    <w:rPr>
                      <w:rStyle w:val="Heading1Char"/>
                      <w:color w:val="auto"/>
                    </w:rPr>
                  </w:rPrChange>
                </w:rPr>
                <w:t>V1</w:t>
              </w:r>
            </w:ins>
            <w:ins w:id="24" w:author="chaithanya bobba" w:date="2014-04-24T20:21:00Z">
              <w:r w:rsidR="00AA6518">
                <w:rPr>
                  <w:rStyle w:val="Heading1Char"/>
                  <w:rFonts w:ascii="Aparajita" w:hAnsi="Aparajita" w:cs="Aparajita"/>
                  <w:color w:val="auto"/>
                  <w:rPrChange w:id="25" w:author="chaithanya bobba" w:date="2014-04-24T20:22:00Z">
                    <w:rPr>
                      <w:rStyle w:val="Heading1Char"/>
                      <w:rFonts w:ascii="Aparajita" w:hAnsi="Aparajita" w:cs="Aparajita"/>
                      <w:color w:val="auto"/>
                    </w:rPr>
                  </w:rPrChange>
                </w:rPr>
                <w:t>.1</w:t>
              </w:r>
            </w:ins>
          </w:p>
        </w:tc>
        <w:tc>
          <w:tcPr>
            <w:tcW w:w="2378" w:type="dxa"/>
            <w:tcPrChange w:id="26" w:author="chaithanya bobba" w:date="2014-04-24T20:23:00Z">
              <w:tcPr>
                <w:tcW w:w="3117" w:type="dxa"/>
              </w:tcPr>
            </w:tcPrChange>
          </w:tcPr>
          <w:p w:rsidR="001D605B" w:rsidRPr="001D605B" w:rsidRDefault="001D605B">
            <w:pPr>
              <w:rPr>
                <w:rStyle w:val="Heading1Char"/>
                <w:rFonts w:ascii="Aparajita" w:hAnsi="Aparajita" w:cs="Aparajita"/>
                <w:color w:val="auto"/>
                <w:rPrChange w:id="27" w:author="chaithanya bobba" w:date="2014-04-24T20:22:00Z">
                  <w:rPr>
                    <w:rStyle w:val="Heading1Char"/>
                    <w:color w:val="auto"/>
                  </w:rPr>
                </w:rPrChange>
              </w:rPr>
            </w:pPr>
            <w:ins w:id="28" w:author="chaithanya bobba" w:date="2014-04-24T20:21:00Z">
              <w:r w:rsidRPr="001D605B">
                <w:rPr>
                  <w:rStyle w:val="Heading1Char"/>
                  <w:rFonts w:ascii="Aparajita" w:hAnsi="Aparajita" w:cs="Aparajita"/>
                  <w:color w:val="auto"/>
                  <w:rPrChange w:id="29" w:author="chaithanya bobba" w:date="2014-04-24T20:22:00Z">
                    <w:rPr>
                      <w:rStyle w:val="Heading1Char"/>
                      <w:color w:val="auto"/>
                    </w:rPr>
                  </w:rPrChange>
                </w:rPr>
                <w:t>04/24/2014</w:t>
              </w:r>
            </w:ins>
          </w:p>
        </w:tc>
        <w:tc>
          <w:tcPr>
            <w:tcW w:w="2802" w:type="dxa"/>
            <w:tcPrChange w:id="30" w:author="chaithanya bobba" w:date="2014-04-24T20:23:00Z">
              <w:tcPr>
                <w:tcW w:w="3117" w:type="dxa"/>
              </w:tcPr>
            </w:tcPrChange>
          </w:tcPr>
          <w:p w:rsidR="001D605B" w:rsidRPr="001D605B" w:rsidRDefault="001D605B">
            <w:pPr>
              <w:pStyle w:val="ListParagraph"/>
              <w:numPr>
                <w:ilvl w:val="0"/>
                <w:numId w:val="5"/>
              </w:numPr>
              <w:rPr>
                <w:ins w:id="31" w:author="chaithanya bobba" w:date="2014-04-24T20:22:00Z"/>
                <w:rStyle w:val="Heading1Char"/>
                <w:rFonts w:ascii="Aparajita" w:hAnsi="Aparajita" w:cs="Aparajita"/>
                <w:color w:val="auto"/>
              </w:rPr>
              <w:pPrChange w:id="32" w:author="chaithanya bobba" w:date="2014-04-24T20:22:00Z">
                <w:pPr/>
              </w:pPrChange>
            </w:pPr>
            <w:ins w:id="33" w:author="chaithanya bobba" w:date="2014-04-24T20:22:00Z">
              <w:r w:rsidRPr="001D605B">
                <w:rPr>
                  <w:rStyle w:val="Heading1Char"/>
                  <w:rFonts w:ascii="Aparajita" w:hAnsi="Aparajita" w:cs="Aparajita"/>
                  <w:color w:val="auto"/>
                </w:rPr>
                <w:t>Changed</w:t>
              </w:r>
            </w:ins>
            <w:ins w:id="34" w:author="chaithanya bobba" w:date="2014-04-24T20:21:00Z">
              <w:r w:rsidRPr="001D605B">
                <w:rPr>
                  <w:rStyle w:val="Heading1Char"/>
                  <w:rFonts w:ascii="Aparajita" w:hAnsi="Aparajita" w:cs="Aparajita"/>
                  <w:color w:val="auto"/>
                  <w:rPrChange w:id="35" w:author="chaithanya bobba" w:date="2014-04-24T20:22:00Z">
                    <w:rPr>
                      <w:rStyle w:val="Heading1Char"/>
                      <w:color w:val="auto"/>
                    </w:rPr>
                  </w:rPrChange>
                </w:rPr>
                <w:t xml:space="preserve"> the adv. Layout in landing page.</w:t>
              </w:r>
            </w:ins>
          </w:p>
          <w:p w:rsidR="001D605B" w:rsidRDefault="001D605B">
            <w:pPr>
              <w:pStyle w:val="ListParagraph"/>
              <w:numPr>
                <w:ilvl w:val="0"/>
                <w:numId w:val="5"/>
              </w:numPr>
              <w:rPr>
                <w:ins w:id="36" w:author="chaithanya bobba" w:date="2014-04-24T20:22:00Z"/>
                <w:rStyle w:val="Heading1Char"/>
                <w:rFonts w:ascii="Aparajita" w:hAnsi="Aparajita" w:cs="Aparajita"/>
                <w:color w:val="auto"/>
              </w:rPr>
              <w:pPrChange w:id="37" w:author="chaithanya bobba" w:date="2014-04-24T20:22:00Z">
                <w:pPr/>
              </w:pPrChange>
            </w:pPr>
            <w:ins w:id="38" w:author="chaithanya bobba" w:date="2014-04-24T20:22:00Z">
              <w:r>
                <w:rPr>
                  <w:rStyle w:val="Heading1Char"/>
                  <w:rFonts w:ascii="Aparajita" w:hAnsi="Aparajita" w:cs="Aparajita"/>
                  <w:color w:val="auto"/>
                </w:rPr>
                <w:t>Mentioned the size of the advertisement space in the landing page.</w:t>
              </w:r>
            </w:ins>
          </w:p>
          <w:p w:rsidR="001D605B" w:rsidRPr="001D605B" w:rsidRDefault="001D605B">
            <w:pPr>
              <w:pStyle w:val="ListParagraph"/>
              <w:numPr>
                <w:ilvl w:val="0"/>
                <w:numId w:val="5"/>
              </w:numPr>
              <w:rPr>
                <w:rStyle w:val="Heading1Char"/>
                <w:rFonts w:ascii="Aparajita" w:hAnsi="Aparajita" w:cs="Aparajita"/>
                <w:color w:val="auto"/>
                <w:rPrChange w:id="39" w:author="chaithanya bobba" w:date="2014-04-24T20:22:00Z">
                  <w:rPr>
                    <w:rStyle w:val="Heading1Char"/>
                    <w:color w:val="auto"/>
                  </w:rPr>
                </w:rPrChange>
              </w:rPr>
              <w:pPrChange w:id="40" w:author="chaithanya bobba" w:date="2014-04-24T20:22:00Z">
                <w:pPr/>
              </w:pPrChange>
            </w:pPr>
            <w:ins w:id="41" w:author="chaithanya bobba" w:date="2014-04-24T20:22:00Z">
              <w:r>
                <w:rPr>
                  <w:rStyle w:val="Heading1Char"/>
                  <w:rFonts w:ascii="Aparajita" w:hAnsi="Aparajita" w:cs="Aparajita"/>
                  <w:color w:val="auto"/>
                </w:rPr>
                <w:t xml:space="preserve">Included an additional </w:t>
              </w:r>
            </w:ins>
            <w:ins w:id="42" w:author="chaithanya bobba" w:date="2014-04-24T20:23:00Z">
              <w:r>
                <w:rPr>
                  <w:rStyle w:val="Heading1Char"/>
                  <w:rFonts w:ascii="Aparajita" w:hAnsi="Aparajita" w:cs="Aparajita"/>
                  <w:color w:val="auto"/>
                </w:rPr>
                <w:t xml:space="preserve">screenshot to depict the </w:t>
              </w:r>
            </w:ins>
            <w:ins w:id="43" w:author="chaithanya bobba" w:date="2014-04-24T20:24:00Z">
              <w:r>
                <w:rPr>
                  <w:rStyle w:val="Heading1Char"/>
                  <w:rFonts w:ascii="Aparajita" w:hAnsi="Aparajita" w:cs="Aparajita"/>
                  <w:color w:val="auto"/>
                </w:rPr>
                <w:t>background advertisement in landing page.</w:t>
              </w:r>
            </w:ins>
          </w:p>
        </w:tc>
        <w:tc>
          <w:tcPr>
            <w:tcW w:w="1878" w:type="dxa"/>
            <w:tcPrChange w:id="44" w:author="chaithanya bobba" w:date="2014-04-24T20:23:00Z">
              <w:tcPr>
                <w:tcW w:w="3117" w:type="dxa"/>
              </w:tcPr>
            </w:tcPrChange>
          </w:tcPr>
          <w:p w:rsidR="001D605B" w:rsidRPr="001D605B" w:rsidRDefault="004809FF">
            <w:pPr>
              <w:pStyle w:val="ListParagraph"/>
              <w:rPr>
                <w:ins w:id="45" w:author="chaithanya bobba" w:date="2014-04-24T20:23:00Z"/>
                <w:rStyle w:val="Heading1Char"/>
                <w:rFonts w:ascii="Aparajita" w:hAnsi="Aparajita" w:cs="Aparajita"/>
                <w:color w:val="auto"/>
              </w:rPr>
              <w:pPrChange w:id="46" w:author="chaithanya bobba" w:date="2014-04-24T20:23:00Z">
                <w:pPr>
                  <w:pStyle w:val="ListParagraph"/>
                  <w:numPr>
                    <w:numId w:val="5"/>
                  </w:numPr>
                  <w:ind w:hanging="360"/>
                </w:pPr>
              </w:pPrChange>
            </w:pPr>
            <w:ins w:id="47" w:author="chaithanya bobba" w:date="2014-04-24T20:26:00Z">
              <w:r>
                <w:rPr>
                  <w:rStyle w:val="Heading1Char"/>
                  <w:rFonts w:ascii="Aparajita" w:hAnsi="Aparajita" w:cs="Aparajita"/>
                  <w:color w:val="auto"/>
                </w:rPr>
                <w:t>4&amp;5</w:t>
              </w:r>
            </w:ins>
          </w:p>
        </w:tc>
      </w:tr>
    </w:tbl>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B56E96" w:rsidRDefault="00B56E96">
      <w:pPr>
        <w:rPr>
          <w:rStyle w:val="Heading1Char"/>
          <w:color w:val="auto"/>
        </w:rPr>
      </w:pPr>
    </w:p>
    <w:p w:rsidR="00A6718B" w:rsidRPr="00A6718B" w:rsidRDefault="00A6718B">
      <w:pPr>
        <w:rPr>
          <w:rStyle w:val="Heading1Char"/>
          <w:color w:val="auto"/>
        </w:rPr>
      </w:pPr>
      <w:r w:rsidRPr="00A6718B">
        <w:rPr>
          <w:rStyle w:val="Heading1Char"/>
          <w:color w:val="auto"/>
        </w:rPr>
        <w:t>Howtube is the portal for people to look for “how to” videos and “DIY” (do it yourself) videos. This a first cut of requirements for initia development, we will be constantly refining the selection criteria as time progresses.</w:t>
      </w:r>
    </w:p>
    <w:p w:rsidR="00A95540" w:rsidRPr="00AE5CBC" w:rsidRDefault="00AE5CBC">
      <w:pPr>
        <w:rPr>
          <w:b/>
        </w:rPr>
      </w:pPr>
      <w:r w:rsidRPr="00AE5CBC">
        <w:rPr>
          <w:rStyle w:val="Heading1Char"/>
          <w:b/>
          <w:color w:val="auto"/>
        </w:rPr>
        <w:t xml:space="preserve">1. </w:t>
      </w:r>
      <w:r w:rsidR="001E7EC1" w:rsidRPr="00AE5CBC">
        <w:rPr>
          <w:rStyle w:val="Heading1Char"/>
          <w:b/>
          <w:color w:val="auto"/>
        </w:rPr>
        <w:t>Howtube.com</w:t>
      </w:r>
      <w:r w:rsidR="00D40704" w:rsidRPr="00AE5CBC">
        <w:rPr>
          <w:rStyle w:val="Heading1Char"/>
          <w:b/>
          <w:color w:val="auto"/>
        </w:rPr>
        <w:t xml:space="preserve"> </w:t>
      </w:r>
      <w:r w:rsidR="001E7EC1" w:rsidRPr="00AE5CBC">
        <w:rPr>
          <w:rStyle w:val="Heading1Char"/>
          <w:b/>
          <w:color w:val="auto"/>
        </w:rPr>
        <w:t>Landing page:</w:t>
      </w:r>
    </w:p>
    <w:p w:rsidR="00C01CD8" w:rsidRPr="003F3AD0" w:rsidRDefault="004350F0">
      <w:pPr>
        <w:rPr>
          <w:rFonts w:ascii="Arial" w:hAnsi="Arial" w:cs="Arial"/>
        </w:rPr>
      </w:pPr>
      <w:r w:rsidRPr="003F3AD0">
        <w:rPr>
          <w:rFonts w:ascii="Arial" w:hAnsi="Arial" w:cs="Arial"/>
        </w:rPr>
        <w:t xml:space="preserve">The HOWTUBE landing page is </w:t>
      </w:r>
      <w:r w:rsidR="00017FF3" w:rsidRPr="003F3AD0">
        <w:rPr>
          <w:rFonts w:ascii="Arial" w:hAnsi="Arial" w:cs="Arial"/>
        </w:rPr>
        <w:t xml:space="preserve">the first page of entry for the user. As a functionality it is divided into </w:t>
      </w:r>
      <w:r w:rsidRPr="003F3AD0">
        <w:rPr>
          <w:rFonts w:ascii="Arial" w:hAnsi="Arial" w:cs="Arial"/>
        </w:rPr>
        <w:t>divided into 3 different sections.</w:t>
      </w:r>
    </w:p>
    <w:p w:rsidR="00C01CD8" w:rsidRPr="003F3AD0" w:rsidRDefault="00C01CD8">
      <w:pPr>
        <w:rPr>
          <w:rFonts w:ascii="Arial" w:hAnsi="Arial" w:cs="Arial"/>
          <w:b/>
        </w:rPr>
      </w:pPr>
      <w:r w:rsidRPr="003F3AD0">
        <w:rPr>
          <w:rFonts w:ascii="Arial" w:hAnsi="Arial" w:cs="Arial"/>
          <w:b/>
        </w:rPr>
        <w:t>Section I:</w:t>
      </w:r>
    </w:p>
    <w:p w:rsidR="00C01CD8" w:rsidRPr="003F3AD0" w:rsidRDefault="004350F0">
      <w:pPr>
        <w:rPr>
          <w:rFonts w:ascii="Arial" w:hAnsi="Arial" w:cs="Arial"/>
        </w:rPr>
      </w:pPr>
      <w:r w:rsidRPr="003F3AD0">
        <w:rPr>
          <w:rFonts w:ascii="Arial" w:hAnsi="Arial" w:cs="Arial"/>
        </w:rPr>
        <w:t xml:space="preserve">The first section of the howtube.com </w:t>
      </w:r>
      <w:r w:rsidR="00C01CD8" w:rsidRPr="003F3AD0">
        <w:rPr>
          <w:rFonts w:ascii="Arial" w:hAnsi="Arial" w:cs="Arial"/>
        </w:rPr>
        <w:t>landing page will include the “H</w:t>
      </w:r>
      <w:r w:rsidRPr="003F3AD0">
        <w:rPr>
          <w:rFonts w:ascii="Arial" w:hAnsi="Arial" w:cs="Arial"/>
        </w:rPr>
        <w:t xml:space="preserve">owtube” key word and the search box next to it. </w:t>
      </w:r>
      <w:r w:rsidR="00C01CD8" w:rsidRPr="003F3AD0">
        <w:rPr>
          <w:rFonts w:ascii="Arial" w:hAnsi="Arial" w:cs="Arial"/>
        </w:rPr>
        <w:t>The Howtube link should always point to the home page.</w:t>
      </w:r>
    </w:p>
    <w:p w:rsidR="00C01CD8" w:rsidRPr="003F3AD0" w:rsidRDefault="00C01CD8">
      <w:pPr>
        <w:rPr>
          <w:rFonts w:ascii="Arial" w:hAnsi="Arial" w:cs="Arial"/>
        </w:rPr>
      </w:pPr>
      <w:r w:rsidRPr="003F3AD0">
        <w:rPr>
          <w:rFonts w:ascii="Arial" w:hAnsi="Arial" w:cs="Arial"/>
        </w:rPr>
        <w:t>A</w:t>
      </w:r>
      <w:r w:rsidR="004350F0" w:rsidRPr="003F3AD0">
        <w:rPr>
          <w:rFonts w:ascii="Arial" w:hAnsi="Arial" w:cs="Arial"/>
        </w:rPr>
        <w:t xml:space="preserve"> </w:t>
      </w:r>
      <w:r w:rsidRPr="003F3AD0">
        <w:rPr>
          <w:rFonts w:ascii="Arial" w:hAnsi="Arial" w:cs="Arial"/>
        </w:rPr>
        <w:t>“</w:t>
      </w:r>
      <w:r w:rsidR="004350F0" w:rsidRPr="003F3AD0">
        <w:rPr>
          <w:rFonts w:ascii="Arial" w:hAnsi="Arial" w:cs="Arial"/>
        </w:rPr>
        <w:t>categories</w:t>
      </w:r>
      <w:r w:rsidRPr="003F3AD0">
        <w:rPr>
          <w:rFonts w:ascii="Arial" w:hAnsi="Arial" w:cs="Arial"/>
        </w:rPr>
        <w:t>” word at the top right corner with an arrow pointing downwards.</w:t>
      </w:r>
      <w:r w:rsidR="004350F0" w:rsidRPr="003F3AD0">
        <w:rPr>
          <w:rFonts w:ascii="Arial" w:hAnsi="Arial" w:cs="Arial"/>
        </w:rPr>
        <w:t xml:space="preserve"> </w:t>
      </w:r>
      <w:r w:rsidRPr="003F3AD0">
        <w:rPr>
          <w:rFonts w:ascii="Arial" w:hAnsi="Arial" w:cs="Arial"/>
        </w:rPr>
        <w:t xml:space="preserve">The categories should not be a link. It is just directing the user to select one of the below categories for more refined search. [This space can also be used for any messaging in the future versions like partnership enrollment etc.] </w:t>
      </w:r>
    </w:p>
    <w:p w:rsidR="00C01CD8" w:rsidRPr="003F3AD0" w:rsidRDefault="00C01CD8">
      <w:pPr>
        <w:rPr>
          <w:rFonts w:ascii="Arial" w:hAnsi="Arial" w:cs="Arial"/>
        </w:rPr>
      </w:pPr>
      <w:r w:rsidRPr="003F3AD0">
        <w:rPr>
          <w:rFonts w:ascii="Arial" w:hAnsi="Arial" w:cs="Arial"/>
        </w:rPr>
        <w:t>The categories should be listed right below the search bar. The following categories need to be included. The catagories need to be a hyperlink.</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 xml:space="preserve">Food </w:t>
      </w:r>
    </w:p>
    <w:p w:rsidR="00C01CD8" w:rsidRPr="003F3AD0" w:rsidRDefault="00C01CD8" w:rsidP="00C01CD8">
      <w:pPr>
        <w:pStyle w:val="ListParagraph"/>
        <w:numPr>
          <w:ilvl w:val="0"/>
          <w:numId w:val="4"/>
        </w:numPr>
        <w:rPr>
          <w:rFonts w:ascii="Arial" w:hAnsi="Arial" w:cs="Arial"/>
        </w:rPr>
      </w:pPr>
      <w:r w:rsidRPr="003F3AD0">
        <w:rPr>
          <w:rFonts w:ascii="Arial" w:hAnsi="Arial" w:cs="Arial"/>
        </w:rPr>
        <w:lastRenderedPageBreak/>
        <w:t>HEALTH</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 xml:space="preserve">Money&amp; Business </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Parenting</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 xml:space="preserve">Tech </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Beauty</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Diy</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 xml:space="preserve">Relationships </w:t>
      </w:r>
    </w:p>
    <w:p w:rsidR="00C01CD8" w:rsidRPr="003F3AD0" w:rsidRDefault="00C01CD8" w:rsidP="00C01CD8">
      <w:pPr>
        <w:pStyle w:val="ListParagraph"/>
        <w:numPr>
          <w:ilvl w:val="0"/>
          <w:numId w:val="4"/>
        </w:numPr>
        <w:rPr>
          <w:rFonts w:ascii="Arial" w:hAnsi="Arial" w:cs="Arial"/>
        </w:rPr>
      </w:pPr>
      <w:r w:rsidRPr="003F3AD0">
        <w:rPr>
          <w:rFonts w:ascii="Arial" w:hAnsi="Arial" w:cs="Arial"/>
        </w:rPr>
        <w:t>Sports</w:t>
      </w:r>
    </w:p>
    <w:p w:rsidR="00C01CD8" w:rsidRDefault="00C01CD8"/>
    <w:p w:rsidR="004350F0" w:rsidRPr="003F3AD0" w:rsidRDefault="004350F0">
      <w:pPr>
        <w:rPr>
          <w:rFonts w:ascii="Arial" w:hAnsi="Arial" w:cs="Arial"/>
        </w:rPr>
      </w:pPr>
      <w:r w:rsidRPr="003F3AD0">
        <w:rPr>
          <w:rFonts w:ascii="Arial" w:hAnsi="Arial" w:cs="Arial"/>
        </w:rPr>
        <w:t xml:space="preserve">The below screen shot reflects the look and feel of this particular section. </w:t>
      </w:r>
    </w:p>
    <w:p w:rsidR="00C01CD8" w:rsidRDefault="00C01CD8"/>
    <w:p w:rsidR="004350F0" w:rsidRDefault="00C01CD8">
      <w:r>
        <w:rPr>
          <w:noProof/>
        </w:rPr>
        <w:drawing>
          <wp:inline distT="0" distB="0" distL="0" distR="0">
            <wp:extent cx="5943600" cy="52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rsidR="004350F0" w:rsidRDefault="004350F0"/>
    <w:p w:rsidR="003B4D1E" w:rsidRPr="003F3AD0" w:rsidRDefault="00AE5CBC">
      <w:pPr>
        <w:rPr>
          <w:rFonts w:ascii="Arial" w:hAnsi="Arial" w:cs="Arial"/>
          <w:b/>
        </w:rPr>
      </w:pPr>
      <w:r w:rsidRPr="003F3AD0">
        <w:rPr>
          <w:rFonts w:ascii="Arial" w:hAnsi="Arial" w:cs="Arial"/>
          <w:b/>
        </w:rPr>
        <w:t>Section II</w:t>
      </w:r>
      <w:r w:rsidR="004350F0" w:rsidRPr="003F3AD0">
        <w:rPr>
          <w:rFonts w:ascii="Arial" w:hAnsi="Arial" w:cs="Arial"/>
          <w:b/>
        </w:rPr>
        <w:t xml:space="preserve"> </w:t>
      </w:r>
    </w:p>
    <w:p w:rsidR="00AE5CBC" w:rsidRPr="003F3AD0" w:rsidRDefault="004350F0">
      <w:pPr>
        <w:rPr>
          <w:rFonts w:ascii="Arial" w:hAnsi="Arial" w:cs="Arial"/>
        </w:rPr>
      </w:pPr>
      <w:r w:rsidRPr="003F3AD0">
        <w:rPr>
          <w:rFonts w:ascii="Arial" w:hAnsi="Arial" w:cs="Arial"/>
        </w:rPr>
        <w:t xml:space="preserve">The second section </w:t>
      </w:r>
      <w:r w:rsidR="000F5F07" w:rsidRPr="003F3AD0">
        <w:rPr>
          <w:rFonts w:ascii="Arial" w:hAnsi="Arial" w:cs="Arial"/>
        </w:rPr>
        <w:t xml:space="preserve">should contain the </w:t>
      </w:r>
      <w:r w:rsidR="00AE5CBC" w:rsidRPr="003F3AD0">
        <w:rPr>
          <w:rFonts w:ascii="Arial" w:hAnsi="Arial" w:cs="Arial"/>
        </w:rPr>
        <w:t>“Latest how to videos”</w:t>
      </w:r>
      <w:r w:rsidR="000F5F07" w:rsidRPr="003F3AD0">
        <w:rPr>
          <w:rFonts w:ascii="Arial" w:hAnsi="Arial" w:cs="Arial"/>
        </w:rPr>
        <w:t xml:space="preserve"> released today, th</w:t>
      </w:r>
      <w:r w:rsidR="00AE5CBC" w:rsidRPr="003F3AD0">
        <w:rPr>
          <w:rFonts w:ascii="Arial" w:hAnsi="Arial" w:cs="Arial"/>
        </w:rPr>
        <w:t>e search string will be “How to</w:t>
      </w:r>
      <w:r w:rsidR="000F5F07" w:rsidRPr="003F3AD0">
        <w:rPr>
          <w:rFonts w:ascii="Arial" w:hAnsi="Arial" w:cs="Arial"/>
        </w:rPr>
        <w:t xml:space="preserve">”. </w:t>
      </w:r>
    </w:p>
    <w:p w:rsidR="004350F0" w:rsidRPr="003F3AD0" w:rsidRDefault="00AE5CBC">
      <w:pPr>
        <w:rPr>
          <w:rFonts w:ascii="Arial" w:hAnsi="Arial" w:cs="Arial"/>
        </w:rPr>
      </w:pPr>
      <w:r w:rsidRPr="003F3AD0">
        <w:rPr>
          <w:rFonts w:ascii="Arial" w:hAnsi="Arial" w:cs="Arial"/>
        </w:rPr>
        <w:t>Latest how to</w:t>
      </w:r>
      <w:r w:rsidR="000F5F07" w:rsidRPr="003F3AD0">
        <w:rPr>
          <w:rFonts w:ascii="Arial" w:hAnsi="Arial" w:cs="Arial"/>
        </w:rPr>
        <w:t xml:space="preserve"> video</w:t>
      </w:r>
      <w:r w:rsidRPr="003F3AD0">
        <w:rPr>
          <w:rFonts w:ascii="Arial" w:hAnsi="Arial" w:cs="Arial"/>
        </w:rPr>
        <w:t>’s</w:t>
      </w:r>
      <w:r w:rsidR="000F5F07" w:rsidRPr="003F3AD0">
        <w:rPr>
          <w:rFonts w:ascii="Arial" w:hAnsi="Arial" w:cs="Arial"/>
        </w:rPr>
        <w:t xml:space="preserve"> should be pulled from youtube.com using the below filters. Please note that the selection criteria applied below is “today” and “high definition”. The rest are all default search selection options.</w:t>
      </w:r>
      <w:r w:rsidRPr="003F3AD0">
        <w:rPr>
          <w:rFonts w:ascii="Arial" w:hAnsi="Arial" w:cs="Arial"/>
        </w:rPr>
        <w:t xml:space="preserve"> You can also sort by “View count” to pull the popular ones first. The filter crieteria is shown below. </w:t>
      </w:r>
      <w:r w:rsidR="000F5F07" w:rsidRPr="003F3AD0">
        <w:rPr>
          <w:rFonts w:ascii="Arial" w:hAnsi="Arial" w:cs="Arial"/>
        </w:rPr>
        <w:t xml:space="preserve"> </w:t>
      </w:r>
    </w:p>
    <w:p w:rsidR="00AE5CBC" w:rsidRDefault="00AE5CBC"/>
    <w:p w:rsidR="004350F0" w:rsidRDefault="000F5F07">
      <w:r>
        <w:rPr>
          <w:noProof/>
        </w:rPr>
        <w:drawing>
          <wp:inline distT="0" distB="0" distL="0" distR="0">
            <wp:extent cx="5943600" cy="1895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AE5CBC" w:rsidRPr="003F3AD0" w:rsidRDefault="00AE5CBC">
      <w:pPr>
        <w:rPr>
          <w:rFonts w:ascii="Arial" w:hAnsi="Arial" w:cs="Arial"/>
        </w:rPr>
      </w:pPr>
      <w:r w:rsidRPr="003F3AD0">
        <w:rPr>
          <w:rFonts w:ascii="Arial" w:hAnsi="Arial" w:cs="Arial"/>
        </w:rPr>
        <w:t>[Please note that at this point we intend to bring only HD videos as the quality of the content seems to be good of the sample collected. There is also large enough HD content]</w:t>
      </w:r>
    </w:p>
    <w:p w:rsidR="00AE5CBC" w:rsidRPr="003F3AD0" w:rsidRDefault="00AE5CBC">
      <w:pPr>
        <w:rPr>
          <w:rFonts w:ascii="Arial" w:hAnsi="Arial" w:cs="Arial"/>
        </w:rPr>
      </w:pPr>
      <w:r w:rsidRPr="003F3AD0">
        <w:rPr>
          <w:rFonts w:ascii="Arial" w:hAnsi="Arial" w:cs="Arial"/>
        </w:rPr>
        <w:t>The result set video should be running in the horizontal scroll from right to left. The init</w:t>
      </w:r>
      <w:r w:rsidR="005674C3" w:rsidRPr="003F3AD0">
        <w:rPr>
          <w:rFonts w:ascii="Arial" w:hAnsi="Arial" w:cs="Arial"/>
        </w:rPr>
        <w:t>ial screen should have 5 videos and then the next new video should appear at the right most space as the videos scroll from right to left.</w:t>
      </w:r>
    </w:p>
    <w:p w:rsidR="00DA5915" w:rsidRPr="003F3AD0" w:rsidRDefault="000F5F07">
      <w:pPr>
        <w:rPr>
          <w:rFonts w:ascii="Arial" w:hAnsi="Arial" w:cs="Arial"/>
        </w:rPr>
      </w:pPr>
      <w:r w:rsidRPr="003F3AD0">
        <w:rPr>
          <w:rFonts w:ascii="Arial" w:hAnsi="Arial" w:cs="Arial"/>
        </w:rPr>
        <w:lastRenderedPageBreak/>
        <w:t>The Screen for latest videos should be as depicted below:</w:t>
      </w:r>
    </w:p>
    <w:p w:rsidR="00DA5915" w:rsidRDefault="001E7EC1">
      <w:r>
        <w:rPr>
          <w:noProof/>
        </w:rPr>
        <w:drawing>
          <wp:inline distT="0" distB="0" distL="0" distR="0">
            <wp:extent cx="5934075" cy="1362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rsidR="003B4D1E" w:rsidRPr="003F3AD0" w:rsidRDefault="007F4FDE">
      <w:pPr>
        <w:rPr>
          <w:rFonts w:ascii="Arial" w:hAnsi="Arial" w:cs="Arial"/>
          <w:b/>
        </w:rPr>
      </w:pPr>
      <w:r w:rsidRPr="003F3AD0">
        <w:rPr>
          <w:rFonts w:ascii="Arial" w:hAnsi="Arial" w:cs="Arial"/>
          <w:b/>
        </w:rPr>
        <w:t>SECTION III</w:t>
      </w:r>
    </w:p>
    <w:p w:rsidR="009523FA" w:rsidRPr="003F3AD0" w:rsidRDefault="009523FA">
      <w:pPr>
        <w:rPr>
          <w:rFonts w:ascii="Arial" w:hAnsi="Arial" w:cs="Arial"/>
        </w:rPr>
      </w:pPr>
      <w:r w:rsidRPr="003F3AD0">
        <w:rPr>
          <w:rFonts w:ascii="Arial" w:hAnsi="Arial" w:cs="Arial"/>
        </w:rPr>
        <w:t xml:space="preserve">The third section should include interesting videos from each category. The videos should keep updating as the customer scrolls down. (Please refer to pinterest.com for reference, they do it for images and we want to do it for videos). </w:t>
      </w:r>
    </w:p>
    <w:p w:rsidR="009523FA" w:rsidRPr="003F3AD0" w:rsidRDefault="009523FA">
      <w:pPr>
        <w:rPr>
          <w:rFonts w:ascii="Arial" w:hAnsi="Arial" w:cs="Arial"/>
        </w:rPr>
      </w:pPr>
      <w:r w:rsidRPr="003F3AD0">
        <w:rPr>
          <w:rFonts w:ascii="Arial" w:hAnsi="Arial" w:cs="Arial"/>
        </w:rPr>
        <w:t>The idea behind the scrolling videos is to engage the customer who is just browsing and did not come to our site for any specific purpose. He would stumble upon something interesting as long as we have a choice of videos displayed in the landing page.</w:t>
      </w:r>
    </w:p>
    <w:p w:rsidR="009523FA" w:rsidRPr="003F3AD0" w:rsidRDefault="00DA5915">
      <w:pPr>
        <w:rPr>
          <w:rFonts w:ascii="Arial" w:hAnsi="Arial" w:cs="Arial"/>
        </w:rPr>
      </w:pPr>
      <w:r w:rsidRPr="003F3AD0">
        <w:rPr>
          <w:rFonts w:ascii="Arial" w:hAnsi="Arial" w:cs="Arial"/>
        </w:rPr>
        <w:t xml:space="preserve">Each row will contain 5 videos except the first row. </w:t>
      </w:r>
      <w:r w:rsidR="009523FA" w:rsidRPr="003F3AD0">
        <w:rPr>
          <w:rFonts w:ascii="Arial" w:hAnsi="Arial" w:cs="Arial"/>
        </w:rPr>
        <w:t>The first row will have space on the left for advertisement.</w:t>
      </w:r>
    </w:p>
    <w:p w:rsidR="009523FA" w:rsidRPr="003F3AD0" w:rsidRDefault="00DA5915">
      <w:pPr>
        <w:rPr>
          <w:rFonts w:ascii="Arial" w:hAnsi="Arial" w:cs="Arial"/>
        </w:rPr>
      </w:pPr>
      <w:r w:rsidRPr="003F3AD0">
        <w:rPr>
          <w:rFonts w:ascii="Arial" w:hAnsi="Arial" w:cs="Arial"/>
        </w:rPr>
        <w:t xml:space="preserve">One </w:t>
      </w:r>
      <w:r w:rsidR="001E7EC1" w:rsidRPr="003F3AD0">
        <w:rPr>
          <w:rFonts w:ascii="Arial" w:hAnsi="Arial" w:cs="Arial"/>
        </w:rPr>
        <w:t xml:space="preserve">new </w:t>
      </w:r>
      <w:r w:rsidRPr="003F3AD0">
        <w:rPr>
          <w:rFonts w:ascii="Arial" w:hAnsi="Arial" w:cs="Arial"/>
        </w:rPr>
        <w:t xml:space="preserve">video from each category should appear </w:t>
      </w:r>
      <w:r w:rsidR="001E7EC1" w:rsidRPr="003F3AD0">
        <w:rPr>
          <w:rFonts w:ascii="Arial" w:hAnsi="Arial" w:cs="Arial"/>
        </w:rPr>
        <w:t xml:space="preserve">in serial order for the customer scrolling through the landing page. </w:t>
      </w:r>
    </w:p>
    <w:p w:rsidR="009523FA" w:rsidRPr="003F3AD0" w:rsidRDefault="001E7EC1">
      <w:pPr>
        <w:rPr>
          <w:rFonts w:ascii="Arial" w:hAnsi="Arial" w:cs="Arial"/>
        </w:rPr>
      </w:pPr>
      <w:r w:rsidRPr="003F3AD0">
        <w:rPr>
          <w:rFonts w:ascii="Arial" w:hAnsi="Arial" w:cs="Arial"/>
        </w:rPr>
        <w:t>Every video will be pulled from youtube.com and the search</w:t>
      </w:r>
      <w:r w:rsidR="009523FA" w:rsidRPr="003F3AD0">
        <w:rPr>
          <w:rFonts w:ascii="Arial" w:hAnsi="Arial" w:cs="Arial"/>
        </w:rPr>
        <w:t xml:space="preserve"> criteria will be string “how to Followed by [</w:t>
      </w:r>
      <w:r w:rsidRPr="003F3AD0">
        <w:rPr>
          <w:rFonts w:ascii="Arial" w:hAnsi="Arial" w:cs="Arial"/>
        </w:rPr>
        <w:t>Category name</w:t>
      </w:r>
      <w:r w:rsidR="009523FA" w:rsidRPr="003F3AD0">
        <w:rPr>
          <w:rFonts w:ascii="Arial" w:hAnsi="Arial" w:cs="Arial"/>
        </w:rPr>
        <w:t>]</w:t>
      </w:r>
      <w:r w:rsidRPr="003F3AD0">
        <w:rPr>
          <w:rFonts w:ascii="Arial" w:hAnsi="Arial" w:cs="Arial"/>
        </w:rPr>
        <w:t xml:space="preserve">. </w:t>
      </w:r>
      <w:r w:rsidR="009523FA" w:rsidRPr="003F3AD0">
        <w:rPr>
          <w:rFonts w:ascii="Arial" w:hAnsi="Arial" w:cs="Arial"/>
        </w:rPr>
        <w:t>For the DIY category along, do not use the “how to” in the search string. It should be just DIY.</w:t>
      </w:r>
    </w:p>
    <w:p w:rsidR="00DA5915" w:rsidRPr="003F3AD0" w:rsidRDefault="007D137D">
      <w:pPr>
        <w:rPr>
          <w:rFonts w:ascii="Arial" w:hAnsi="Arial" w:cs="Arial"/>
        </w:rPr>
      </w:pPr>
      <w:r w:rsidRPr="003F3AD0">
        <w:rPr>
          <w:rFonts w:ascii="Arial" w:hAnsi="Arial" w:cs="Arial"/>
        </w:rPr>
        <w:t xml:space="preserve">The </w:t>
      </w:r>
      <w:r w:rsidR="001E7EC1" w:rsidRPr="003F3AD0">
        <w:rPr>
          <w:rFonts w:ascii="Arial" w:hAnsi="Arial" w:cs="Arial"/>
        </w:rPr>
        <w:t>selection cri</w:t>
      </w:r>
      <w:r w:rsidRPr="003F3AD0">
        <w:rPr>
          <w:rFonts w:ascii="Arial" w:hAnsi="Arial" w:cs="Arial"/>
        </w:rPr>
        <w:t>teria</w:t>
      </w:r>
      <w:r w:rsidR="001E7EC1" w:rsidRPr="003F3AD0">
        <w:rPr>
          <w:rFonts w:ascii="Arial" w:hAnsi="Arial" w:cs="Arial"/>
        </w:rPr>
        <w:t xml:space="preserve"> in</w:t>
      </w:r>
      <w:r w:rsidRPr="003F3AD0">
        <w:rPr>
          <w:rFonts w:ascii="Arial" w:hAnsi="Arial" w:cs="Arial"/>
        </w:rPr>
        <w:t xml:space="preserve"> each category will be video will be and “HD” and the sort criteria will be “view count”.</w:t>
      </w:r>
    </w:p>
    <w:p w:rsidR="003F3AD0" w:rsidRDefault="007D137D">
      <w:pPr>
        <w:rPr>
          <w:rFonts w:ascii="Arial" w:hAnsi="Arial" w:cs="Arial"/>
        </w:rPr>
      </w:pPr>
      <w:r w:rsidRPr="003F3AD0">
        <w:rPr>
          <w:rFonts w:ascii="Arial" w:hAnsi="Arial" w:cs="Arial"/>
        </w:rPr>
        <w:t>The below diagram shows an approximation of h</w:t>
      </w:r>
      <w:r w:rsidR="003F3AD0">
        <w:rPr>
          <w:rFonts w:ascii="Arial" w:hAnsi="Arial" w:cs="Arial"/>
        </w:rPr>
        <w:t xml:space="preserve">ow it should look like. </w:t>
      </w:r>
    </w:p>
    <w:p w:rsidR="0013298A" w:rsidRPr="003F3AD0" w:rsidRDefault="003F3AD0">
      <w:pPr>
        <w:rPr>
          <w:rFonts w:ascii="Arial" w:hAnsi="Arial" w:cs="Arial"/>
        </w:rPr>
      </w:pPr>
      <w:r>
        <w:rPr>
          <w:rFonts w:ascii="Arial" w:hAnsi="Arial" w:cs="Arial"/>
        </w:rPr>
        <w:t>The</w:t>
      </w:r>
      <w:r w:rsidR="007D137D" w:rsidRPr="003F3AD0">
        <w:rPr>
          <w:rFonts w:ascii="Arial" w:hAnsi="Arial" w:cs="Arial"/>
        </w:rPr>
        <w:t xml:space="preserve"> Text and the owner you see below each video should be replaced by Category</w:t>
      </w:r>
      <w:r w:rsidR="006F5816" w:rsidRPr="003F3AD0">
        <w:rPr>
          <w:rFonts w:ascii="Arial" w:hAnsi="Arial" w:cs="Arial"/>
        </w:rPr>
        <w:t xml:space="preserve"> name that the video belongs to. </w:t>
      </w:r>
      <w:r w:rsidR="007D137D" w:rsidRPr="003F3AD0">
        <w:rPr>
          <w:rFonts w:ascii="Arial" w:hAnsi="Arial" w:cs="Arial"/>
        </w:rPr>
        <w:t xml:space="preserve">The idea behind displaying the category is that when </w:t>
      </w:r>
      <w:r w:rsidR="006F5816" w:rsidRPr="003F3AD0">
        <w:rPr>
          <w:rFonts w:ascii="Arial" w:hAnsi="Arial" w:cs="Arial"/>
        </w:rPr>
        <w:t>a</w:t>
      </w:r>
      <w:r w:rsidR="007D137D" w:rsidRPr="003F3AD0">
        <w:rPr>
          <w:rFonts w:ascii="Arial" w:hAnsi="Arial" w:cs="Arial"/>
        </w:rPr>
        <w:t xml:space="preserve"> user likes the video he knows which category to go to see similar videos like the one he just saw.</w:t>
      </w:r>
    </w:p>
    <w:p w:rsidR="00DA5915" w:rsidRDefault="0013298A">
      <w:pPr>
        <w:rPr>
          <w:ins w:id="48" w:author="chaithanya bobba" w:date="2014-04-24T20:11:00Z"/>
        </w:rPr>
      </w:pPr>
      <w:ins w:id="49" w:author="chaithanya bobba" w:date="2014-04-24T20:11:00Z">
        <w:r>
          <w:t>The below advertisement space should be 300</w:t>
        </w:r>
        <w:r w:rsidR="00BC3B24">
          <w:t>*250 inches space.</w:t>
        </w:r>
      </w:ins>
    </w:p>
    <w:p w:rsidR="0013298A" w:rsidRDefault="0013298A"/>
    <w:p w:rsidR="00DA5915" w:rsidRDefault="00DA5915">
      <w:pPr>
        <w:rPr>
          <w:ins w:id="50" w:author="chaithanya bobba" w:date="2014-04-24T20:20:00Z"/>
        </w:rPr>
      </w:pPr>
      <w:del w:id="51" w:author="chaithanya bobba" w:date="2014-04-24T20:19:00Z">
        <w:r w:rsidDel="00BC3B24">
          <w:rPr>
            <w:noProof/>
          </w:rPr>
          <w:lastRenderedPageBreak/>
          <w:drawing>
            <wp:inline distT="0" distB="0" distL="0" distR="0">
              <wp:extent cx="593407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del>
      <w:ins w:id="52" w:author="chaithanya bobba" w:date="2014-04-24T20:19:00Z">
        <w:r w:rsidR="00BC3B24">
          <w:rPr>
            <w:noProof/>
          </w:rPr>
          <w:drawing>
            <wp:inline distT="0" distB="0" distL="0" distR="0">
              <wp:extent cx="5930265" cy="2361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2361565"/>
                      </a:xfrm>
                      <a:prstGeom prst="rect">
                        <a:avLst/>
                      </a:prstGeom>
                      <a:noFill/>
                      <a:ln>
                        <a:noFill/>
                      </a:ln>
                    </pic:spPr>
                  </pic:pic>
                </a:graphicData>
              </a:graphic>
            </wp:inline>
          </w:drawing>
        </w:r>
      </w:ins>
    </w:p>
    <w:p w:rsidR="009E1B5D" w:rsidRDefault="009E1B5D">
      <w:pPr>
        <w:rPr>
          <w:ins w:id="53" w:author="chaithanya bobba" w:date="2014-04-24T20:20:00Z"/>
        </w:rPr>
      </w:pPr>
    </w:p>
    <w:p w:rsidR="009E1B5D" w:rsidRDefault="009E1B5D">
      <w:ins w:id="54" w:author="chaithanya bobba" w:date="2014-04-24T20:20:00Z">
        <w:r>
          <w:t>The below diagram depicts the background advertisement space.</w:t>
        </w:r>
      </w:ins>
    </w:p>
    <w:p w:rsidR="000F5F07" w:rsidDel="0013298A" w:rsidRDefault="006F5120">
      <w:pPr>
        <w:rPr>
          <w:del w:id="55" w:author="chaithanya bobba" w:date="2014-04-24T20:11:00Z"/>
        </w:rPr>
      </w:pPr>
      <w:del w:id="56" w:author="chaithanya bobba" w:date="2014-04-24T20:11:00Z">
        <w:r w:rsidDel="0013298A">
          <w:delText>The below screenshot depicts the background advertisement space.</w:delText>
        </w:r>
        <w:r w:rsidR="0013298A" w:rsidDel="0013298A">
          <w:delText xml:space="preserve"> The background should also be a link, which should play the</w:delText>
        </w:r>
      </w:del>
    </w:p>
    <w:p w:rsidR="006F5120" w:rsidRDefault="006F5120">
      <w:r>
        <w:rPr>
          <w:noProof/>
        </w:rPr>
        <w:drawing>
          <wp:inline distT="0" distB="0" distL="0" distR="0">
            <wp:extent cx="5939155" cy="240601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406015"/>
                    </a:xfrm>
                    <a:prstGeom prst="rect">
                      <a:avLst/>
                    </a:prstGeom>
                    <a:noFill/>
                    <a:ln>
                      <a:noFill/>
                    </a:ln>
                  </pic:spPr>
                </pic:pic>
              </a:graphicData>
            </a:graphic>
          </wp:inline>
        </w:drawing>
      </w:r>
    </w:p>
    <w:p w:rsidR="006F5120" w:rsidRDefault="006F5120"/>
    <w:p w:rsidR="003F3AD0" w:rsidRDefault="003F3AD0">
      <w:pPr>
        <w:rPr>
          <w:rStyle w:val="Heading1Char"/>
          <w:b/>
        </w:rPr>
      </w:pPr>
      <w:r>
        <w:rPr>
          <w:b/>
        </w:rPr>
        <w:t xml:space="preserve">2. </w:t>
      </w:r>
      <w:r w:rsidR="006C6A89">
        <w:rPr>
          <w:rStyle w:val="Heading1Char"/>
          <w:b/>
        </w:rPr>
        <w:t>Howt</w:t>
      </w:r>
      <w:r w:rsidRPr="003F3AD0">
        <w:rPr>
          <w:rStyle w:val="Heading1Char"/>
          <w:b/>
        </w:rPr>
        <w:t>ube category landing page:</w:t>
      </w:r>
    </w:p>
    <w:p w:rsidR="00BE78F2" w:rsidRDefault="006C6A89">
      <w:pPr>
        <w:rPr>
          <w:rFonts w:ascii="Arial" w:hAnsi="Arial" w:cs="Arial"/>
        </w:rPr>
      </w:pPr>
      <w:r w:rsidRPr="006C6A89">
        <w:rPr>
          <w:rFonts w:ascii="Arial" w:hAnsi="Arial" w:cs="Arial"/>
        </w:rPr>
        <w:t xml:space="preserve">The </w:t>
      </w:r>
      <w:r>
        <w:rPr>
          <w:rFonts w:ascii="Arial" w:hAnsi="Arial" w:cs="Arial"/>
        </w:rPr>
        <w:t xml:space="preserve">Howtube category landing page will be exactly similar to the </w:t>
      </w:r>
      <w:r w:rsidR="00E2355F">
        <w:rPr>
          <w:rFonts w:ascii="Arial" w:hAnsi="Arial" w:cs="Arial"/>
        </w:rPr>
        <w:t xml:space="preserve">Howtube </w:t>
      </w:r>
      <w:r>
        <w:rPr>
          <w:rFonts w:ascii="Arial" w:hAnsi="Arial" w:cs="Arial"/>
        </w:rPr>
        <w:t>landing page</w:t>
      </w:r>
      <w:r w:rsidR="00E2355F">
        <w:rPr>
          <w:rFonts w:ascii="Arial" w:hAnsi="Arial" w:cs="Arial"/>
        </w:rPr>
        <w:t xml:space="preserve"> except section I and the videos content. </w:t>
      </w:r>
    </w:p>
    <w:p w:rsidR="006C6A89" w:rsidRDefault="00E2355F">
      <w:pPr>
        <w:rPr>
          <w:rFonts w:ascii="Arial" w:hAnsi="Arial" w:cs="Arial"/>
        </w:rPr>
      </w:pPr>
      <w:r>
        <w:rPr>
          <w:rFonts w:ascii="Arial" w:hAnsi="Arial" w:cs="Arial"/>
        </w:rPr>
        <w:t>The section I will look something like this. The food is not a link it is just a static word. This will show the user he is browsing the food category.</w:t>
      </w:r>
    </w:p>
    <w:p w:rsidR="00E2355F" w:rsidRDefault="00E2355F">
      <w:pPr>
        <w:rPr>
          <w:rFonts w:ascii="Arial" w:hAnsi="Arial" w:cs="Arial"/>
        </w:rPr>
      </w:pPr>
    </w:p>
    <w:p w:rsidR="00E2355F" w:rsidRDefault="00786B06">
      <w:pPr>
        <w:rPr>
          <w:rFonts w:ascii="Arial" w:hAnsi="Arial" w:cs="Arial"/>
        </w:rPr>
      </w:pPr>
      <w:r>
        <w:rPr>
          <w:rFonts w:ascii="Arial" w:hAnsi="Arial" w:cs="Arial"/>
          <w:noProof/>
        </w:rPr>
        <w:drawing>
          <wp:inline distT="0" distB="0" distL="0" distR="0">
            <wp:extent cx="5933440" cy="602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602615"/>
                    </a:xfrm>
                    <a:prstGeom prst="rect">
                      <a:avLst/>
                    </a:prstGeom>
                    <a:noFill/>
                    <a:ln>
                      <a:noFill/>
                    </a:ln>
                  </pic:spPr>
                </pic:pic>
              </a:graphicData>
            </a:graphic>
          </wp:inline>
        </w:drawing>
      </w:r>
    </w:p>
    <w:p w:rsidR="006C6A89" w:rsidRDefault="006C6A89">
      <w:pPr>
        <w:rPr>
          <w:rFonts w:ascii="Arial" w:hAnsi="Arial" w:cs="Arial"/>
        </w:rPr>
      </w:pPr>
    </w:p>
    <w:p w:rsidR="00ED3182" w:rsidRDefault="00BE78F2">
      <w:pPr>
        <w:rPr>
          <w:rFonts w:ascii="Arial" w:hAnsi="Arial" w:cs="Arial"/>
        </w:rPr>
      </w:pPr>
      <w:r>
        <w:rPr>
          <w:rFonts w:ascii="Arial" w:hAnsi="Arial" w:cs="Arial"/>
        </w:rPr>
        <w:t xml:space="preserve">The section II and section III should be exactly similar to </w:t>
      </w:r>
      <w:r w:rsidR="00975A79">
        <w:rPr>
          <w:rFonts w:ascii="Arial" w:hAnsi="Arial" w:cs="Arial"/>
        </w:rPr>
        <w:t>the Howtube landing page, but the videos displayed will be only related to food.</w:t>
      </w:r>
      <w:r w:rsidR="00007C02">
        <w:rPr>
          <w:rFonts w:ascii="Arial" w:hAnsi="Arial" w:cs="Arial"/>
        </w:rPr>
        <w:t xml:space="preserve"> </w:t>
      </w:r>
      <w:r w:rsidR="00ED3182">
        <w:rPr>
          <w:rFonts w:ascii="Arial" w:hAnsi="Arial" w:cs="Arial"/>
        </w:rPr>
        <w:t>The selection criteria will be the same but “how to food” will be the default string.</w:t>
      </w:r>
    </w:p>
    <w:p w:rsidR="00BE78F2" w:rsidRDefault="00007C02">
      <w:pPr>
        <w:rPr>
          <w:rFonts w:ascii="Arial" w:hAnsi="Arial" w:cs="Arial"/>
        </w:rPr>
      </w:pPr>
      <w:r>
        <w:rPr>
          <w:rFonts w:ascii="Arial" w:hAnsi="Arial" w:cs="Arial"/>
        </w:rPr>
        <w:t xml:space="preserve">When the user comes to this screen and uses the search he will always be directed to the sub-category </w:t>
      </w:r>
      <w:r w:rsidR="00111886">
        <w:rPr>
          <w:rFonts w:ascii="Arial" w:hAnsi="Arial" w:cs="Arial"/>
        </w:rPr>
        <w:t xml:space="preserve">food search. Meaning “food” will be a default search </w:t>
      </w:r>
      <w:r w:rsidR="00ED3182">
        <w:rPr>
          <w:rFonts w:ascii="Arial" w:hAnsi="Arial" w:cs="Arial"/>
        </w:rPr>
        <w:t>selection in this screen plus the additional string the user enters will display the resultant set in the search result screen.</w:t>
      </w:r>
    </w:p>
    <w:p w:rsidR="007F4FDE" w:rsidRDefault="007F4FDE">
      <w:pPr>
        <w:rPr>
          <w:rStyle w:val="Heading1Char"/>
          <w:b/>
        </w:rPr>
      </w:pPr>
      <w:r w:rsidRPr="007F4FDE">
        <w:rPr>
          <w:b/>
        </w:rPr>
        <w:t xml:space="preserve">2. </w:t>
      </w:r>
      <w:r w:rsidRPr="007F4FDE">
        <w:rPr>
          <w:rStyle w:val="Heading1Char"/>
          <w:b/>
        </w:rPr>
        <w:t>Howtube</w:t>
      </w:r>
      <w:r w:rsidR="007F1AC2">
        <w:rPr>
          <w:rStyle w:val="Heading1Char"/>
          <w:b/>
        </w:rPr>
        <w:t>.com</w:t>
      </w:r>
      <w:r w:rsidRPr="007F4FDE">
        <w:rPr>
          <w:rStyle w:val="Heading1Char"/>
          <w:b/>
        </w:rPr>
        <w:t xml:space="preserve"> search result screen</w:t>
      </w:r>
      <w:r>
        <w:rPr>
          <w:rStyle w:val="Heading1Char"/>
          <w:b/>
        </w:rPr>
        <w:t>:</w:t>
      </w:r>
    </w:p>
    <w:p w:rsidR="00D51CF4" w:rsidRDefault="00D51CF4">
      <w:pPr>
        <w:rPr>
          <w:rFonts w:ascii="Arial" w:hAnsi="Arial" w:cs="Arial"/>
        </w:rPr>
      </w:pPr>
      <w:r>
        <w:rPr>
          <w:rFonts w:ascii="Arial" w:hAnsi="Arial" w:cs="Arial"/>
        </w:rPr>
        <w:t>The search criteria should be HD and the sort criteria should be “view count” and “upload date”.</w:t>
      </w:r>
    </w:p>
    <w:p w:rsidR="00D51CF4" w:rsidRDefault="00D51CF4">
      <w:pPr>
        <w:rPr>
          <w:rFonts w:ascii="Arial" w:hAnsi="Arial" w:cs="Arial"/>
        </w:rPr>
      </w:pPr>
    </w:p>
    <w:p w:rsidR="002B015C" w:rsidRPr="002B015C" w:rsidRDefault="00D51CF4">
      <w:pPr>
        <w:rPr>
          <w:rFonts w:ascii="Arial" w:hAnsi="Arial" w:cs="Arial"/>
        </w:rPr>
      </w:pPr>
      <w:r>
        <w:rPr>
          <w:rFonts w:ascii="Arial" w:hAnsi="Arial" w:cs="Arial"/>
          <w:noProof/>
        </w:rPr>
        <w:drawing>
          <wp:inline distT="0" distB="0" distL="0" distR="0">
            <wp:extent cx="5943600" cy="2479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9040"/>
                    </a:xfrm>
                    <a:prstGeom prst="rect">
                      <a:avLst/>
                    </a:prstGeom>
                    <a:noFill/>
                    <a:ln>
                      <a:noFill/>
                    </a:ln>
                  </pic:spPr>
                </pic:pic>
              </a:graphicData>
            </a:graphic>
          </wp:inline>
        </w:drawing>
      </w:r>
    </w:p>
    <w:p w:rsidR="00D51CF4" w:rsidRDefault="00D51CF4">
      <w:pPr>
        <w:rPr>
          <w:b/>
        </w:rPr>
      </w:pPr>
    </w:p>
    <w:p w:rsidR="00A95540" w:rsidRPr="009C35F1" w:rsidRDefault="007F4FDE">
      <w:pPr>
        <w:rPr>
          <w:rStyle w:val="Heading1Char"/>
        </w:rPr>
      </w:pPr>
      <w:r w:rsidRPr="007F4FDE">
        <w:rPr>
          <w:b/>
        </w:rPr>
        <w:t>3.</w:t>
      </w:r>
      <w:r>
        <w:t xml:space="preserve"> </w:t>
      </w:r>
      <w:r w:rsidR="001E7EC1" w:rsidRPr="007F4FDE">
        <w:rPr>
          <w:rStyle w:val="Heading1Char"/>
          <w:b/>
        </w:rPr>
        <w:t>Howtube.com</w:t>
      </w:r>
      <w:r w:rsidR="00B17B1E" w:rsidRPr="007F4FDE">
        <w:rPr>
          <w:rStyle w:val="Heading1Char"/>
          <w:b/>
        </w:rPr>
        <w:t xml:space="preserve"> video play</w:t>
      </w:r>
      <w:r w:rsidR="001E7EC1" w:rsidRPr="007F4FDE">
        <w:rPr>
          <w:rStyle w:val="Heading1Char"/>
          <w:b/>
        </w:rPr>
        <w:t xml:space="preserve"> page:</w:t>
      </w:r>
    </w:p>
    <w:p w:rsidR="00B17B1E" w:rsidRPr="002B015C" w:rsidRDefault="00B17B1E">
      <w:pPr>
        <w:rPr>
          <w:rFonts w:ascii="Arial" w:hAnsi="Arial" w:cs="Arial"/>
        </w:rPr>
      </w:pPr>
      <w:r w:rsidRPr="002B015C">
        <w:rPr>
          <w:rFonts w:ascii="Arial" w:hAnsi="Arial" w:cs="Arial"/>
        </w:rPr>
        <w:t>Every video link on the landing page should be directed to the video play page.</w:t>
      </w:r>
      <w:r w:rsidR="003B4D1E" w:rsidRPr="002B015C">
        <w:rPr>
          <w:rFonts w:ascii="Arial" w:hAnsi="Arial" w:cs="Arial"/>
        </w:rPr>
        <w:t xml:space="preserve"> Once the video is sel</w:t>
      </w:r>
      <w:r w:rsidR="00B72265" w:rsidRPr="002B015C">
        <w:rPr>
          <w:rFonts w:ascii="Arial" w:hAnsi="Arial" w:cs="Arial"/>
        </w:rPr>
        <w:t xml:space="preserve">ected from the landing page a new resource should be opened. The </w:t>
      </w:r>
      <w:r w:rsidR="009A7401" w:rsidRPr="002B015C">
        <w:rPr>
          <w:rFonts w:ascii="Arial" w:hAnsi="Arial" w:cs="Arial"/>
        </w:rPr>
        <w:t xml:space="preserve">left margin </w:t>
      </w:r>
      <w:r w:rsidR="00B72265" w:rsidRPr="002B015C">
        <w:rPr>
          <w:rFonts w:ascii="Arial" w:hAnsi="Arial" w:cs="Arial"/>
        </w:rPr>
        <w:t>of the page will be advertisement sp</w:t>
      </w:r>
      <w:r w:rsidR="009A7401" w:rsidRPr="002B015C">
        <w:rPr>
          <w:rFonts w:ascii="Arial" w:hAnsi="Arial" w:cs="Arial"/>
        </w:rPr>
        <w:t>ace as depicted below. The right side of the margin should be a list of related videos in the same category. The “HOWTUBE” link should connect back to the home page.</w:t>
      </w:r>
    </w:p>
    <w:p w:rsidR="00D40704" w:rsidRDefault="00D40704"/>
    <w:p w:rsidR="00D40704" w:rsidRDefault="00D40704">
      <w:r>
        <w:rPr>
          <w:noProof/>
        </w:rPr>
        <w:lastRenderedPageBreak/>
        <w:drawing>
          <wp:inline distT="0" distB="0" distL="0" distR="0">
            <wp:extent cx="5934075" cy="2819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D40704" w:rsidRDefault="00D40704"/>
    <w:p w:rsidR="00A95540" w:rsidRDefault="00A95540"/>
    <w:p w:rsidR="00A95540" w:rsidRDefault="00A95540"/>
    <w:p w:rsidR="00A95540" w:rsidRDefault="00A95540">
      <w:r>
        <w:t xml:space="preserve"> </w:t>
      </w:r>
    </w:p>
    <w:p w:rsidR="00A95540" w:rsidRDefault="00A95540"/>
    <w:p w:rsidR="00A95540" w:rsidRDefault="00A95540"/>
    <w:sectPr w:rsidR="00A95540">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0DE" w:rsidRDefault="000F50DE" w:rsidP="00B56E96">
      <w:pPr>
        <w:spacing w:after="0" w:line="240" w:lineRule="auto"/>
      </w:pPr>
      <w:r>
        <w:separator/>
      </w:r>
    </w:p>
  </w:endnote>
  <w:endnote w:type="continuationSeparator" w:id="0">
    <w:p w:rsidR="000F50DE" w:rsidRDefault="000F50DE" w:rsidP="00B56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505" w:rsidRDefault="002D250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A6518">
      <w:rPr>
        <w:caps/>
        <w:noProof/>
        <w:color w:val="5B9BD5" w:themeColor="accent1"/>
      </w:rPr>
      <w:t>1</w:t>
    </w:r>
    <w:r>
      <w:rPr>
        <w:caps/>
        <w:noProof/>
        <w:color w:val="5B9BD5" w:themeColor="accent1"/>
      </w:rPr>
      <w:fldChar w:fldCharType="end"/>
    </w:r>
  </w:p>
  <w:p w:rsidR="002D2505" w:rsidRDefault="002D25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0DE" w:rsidRDefault="000F50DE" w:rsidP="00B56E96">
      <w:pPr>
        <w:spacing w:after="0" w:line="240" w:lineRule="auto"/>
      </w:pPr>
      <w:r>
        <w:separator/>
      </w:r>
    </w:p>
  </w:footnote>
  <w:footnote w:type="continuationSeparator" w:id="0">
    <w:p w:rsidR="000F50DE" w:rsidRDefault="000F50DE" w:rsidP="00B56E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E96" w:rsidRDefault="00B56E96">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B56E96" w:rsidRDefault="00B56E96">
                              <w:pPr>
                                <w:pStyle w:val="Header"/>
                                <w:tabs>
                                  <w:tab w:val="clear" w:pos="4680"/>
                                  <w:tab w:val="clear" w:pos="9360"/>
                                </w:tabs>
                                <w:jc w:val="center"/>
                                <w:rPr>
                                  <w:caps/>
                                  <w:color w:val="FFFFFF" w:themeColor="background1"/>
                                </w:rPr>
                              </w:pPr>
                              <w:r>
                                <w:rPr>
                                  <w:caps/>
                                  <w:color w:val="FFFFFF" w:themeColor="background1"/>
                                </w:rPr>
                                <w:t>HOWTUBE requirements v1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B56E96" w:rsidRDefault="00B56E96">
                        <w:pPr>
                          <w:pStyle w:val="Header"/>
                          <w:tabs>
                            <w:tab w:val="clear" w:pos="4680"/>
                            <w:tab w:val="clear" w:pos="9360"/>
                          </w:tabs>
                          <w:jc w:val="center"/>
                          <w:rPr>
                            <w:caps/>
                            <w:color w:val="FFFFFF" w:themeColor="background1"/>
                          </w:rPr>
                        </w:pPr>
                        <w:r>
                          <w:rPr>
                            <w:caps/>
                            <w:color w:val="FFFFFF" w:themeColor="background1"/>
                          </w:rPr>
                          <w:t>HOWTUBE requirements v1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942951"/>
    <w:multiLevelType w:val="hybridMultilevel"/>
    <w:tmpl w:val="679C3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290AFC"/>
    <w:multiLevelType w:val="hybridMultilevel"/>
    <w:tmpl w:val="A6300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17339CB"/>
    <w:multiLevelType w:val="hybridMultilevel"/>
    <w:tmpl w:val="A280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DF0256"/>
    <w:multiLevelType w:val="hybridMultilevel"/>
    <w:tmpl w:val="769A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B93700"/>
    <w:multiLevelType w:val="hybridMultilevel"/>
    <w:tmpl w:val="79AC4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ithanya bobba">
    <w15:presenceInfo w15:providerId="Windows Live" w15:userId="f869f8a2cf0ca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28"/>
    <w:rsid w:val="00007C02"/>
    <w:rsid w:val="00017FF3"/>
    <w:rsid w:val="00093A75"/>
    <w:rsid w:val="000C4C65"/>
    <w:rsid w:val="000F50DE"/>
    <w:rsid w:val="000F5F07"/>
    <w:rsid w:val="00111886"/>
    <w:rsid w:val="0013298A"/>
    <w:rsid w:val="001D605B"/>
    <w:rsid w:val="001E7EC1"/>
    <w:rsid w:val="0029344B"/>
    <w:rsid w:val="002B015C"/>
    <w:rsid w:val="002C4028"/>
    <w:rsid w:val="002D2505"/>
    <w:rsid w:val="003A752D"/>
    <w:rsid w:val="003B4D1E"/>
    <w:rsid w:val="003F3AD0"/>
    <w:rsid w:val="004350F0"/>
    <w:rsid w:val="004809FF"/>
    <w:rsid w:val="00497247"/>
    <w:rsid w:val="005674C3"/>
    <w:rsid w:val="00666CDD"/>
    <w:rsid w:val="006809CA"/>
    <w:rsid w:val="006C6A89"/>
    <w:rsid w:val="006C6EC6"/>
    <w:rsid w:val="006F5120"/>
    <w:rsid w:val="006F5816"/>
    <w:rsid w:val="00742E15"/>
    <w:rsid w:val="00786B06"/>
    <w:rsid w:val="007D137D"/>
    <w:rsid w:val="007F1AC2"/>
    <w:rsid w:val="007F4FDE"/>
    <w:rsid w:val="008329B4"/>
    <w:rsid w:val="00950C0F"/>
    <w:rsid w:val="009523FA"/>
    <w:rsid w:val="00972350"/>
    <w:rsid w:val="00975A79"/>
    <w:rsid w:val="009A7401"/>
    <w:rsid w:val="009C35F1"/>
    <w:rsid w:val="009E1B5D"/>
    <w:rsid w:val="00A40FBD"/>
    <w:rsid w:val="00A6718B"/>
    <w:rsid w:val="00A95540"/>
    <w:rsid w:val="00AA2CF7"/>
    <w:rsid w:val="00AA6518"/>
    <w:rsid w:val="00AE5CBC"/>
    <w:rsid w:val="00B0019A"/>
    <w:rsid w:val="00B17B1E"/>
    <w:rsid w:val="00B56E96"/>
    <w:rsid w:val="00B72265"/>
    <w:rsid w:val="00BC3B24"/>
    <w:rsid w:val="00BE78F2"/>
    <w:rsid w:val="00C01CD8"/>
    <w:rsid w:val="00C61C28"/>
    <w:rsid w:val="00D40704"/>
    <w:rsid w:val="00D51CF4"/>
    <w:rsid w:val="00DA5915"/>
    <w:rsid w:val="00E2355F"/>
    <w:rsid w:val="00E553AE"/>
    <w:rsid w:val="00EC0F2D"/>
    <w:rsid w:val="00ED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D858D9-1541-43A6-8174-38CBAEFF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35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0F0"/>
    <w:pPr>
      <w:ind w:left="720"/>
      <w:contextualSpacing/>
    </w:pPr>
  </w:style>
  <w:style w:type="character" w:customStyle="1" w:styleId="Heading1Char">
    <w:name w:val="Heading 1 Char"/>
    <w:basedOn w:val="DefaultParagraphFont"/>
    <w:link w:val="Heading1"/>
    <w:uiPriority w:val="9"/>
    <w:rsid w:val="009C35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35F1"/>
    <w:pPr>
      <w:outlineLvl w:val="9"/>
    </w:pPr>
  </w:style>
  <w:style w:type="character" w:styleId="Hyperlink">
    <w:name w:val="Hyperlink"/>
    <w:basedOn w:val="DefaultParagraphFont"/>
    <w:uiPriority w:val="99"/>
    <w:semiHidden/>
    <w:unhideWhenUsed/>
    <w:rsid w:val="00497247"/>
    <w:rPr>
      <w:color w:val="0000FF"/>
      <w:u w:val="single"/>
    </w:rPr>
  </w:style>
  <w:style w:type="character" w:styleId="Strong">
    <w:name w:val="Strong"/>
    <w:basedOn w:val="DefaultParagraphFont"/>
    <w:uiPriority w:val="22"/>
    <w:qFormat/>
    <w:rsid w:val="00497247"/>
    <w:rPr>
      <w:b/>
      <w:bCs/>
    </w:rPr>
  </w:style>
  <w:style w:type="paragraph" w:styleId="NormalWeb">
    <w:name w:val="Normal (Web)"/>
    <w:basedOn w:val="Normal"/>
    <w:uiPriority w:val="99"/>
    <w:semiHidden/>
    <w:unhideWhenUsed/>
    <w:rsid w:val="0049724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11886"/>
    <w:rPr>
      <w:sz w:val="16"/>
      <w:szCs w:val="16"/>
    </w:rPr>
  </w:style>
  <w:style w:type="paragraph" w:styleId="CommentText">
    <w:name w:val="annotation text"/>
    <w:basedOn w:val="Normal"/>
    <w:link w:val="CommentTextChar"/>
    <w:uiPriority w:val="99"/>
    <w:semiHidden/>
    <w:unhideWhenUsed/>
    <w:rsid w:val="00111886"/>
    <w:pPr>
      <w:spacing w:line="240" w:lineRule="auto"/>
    </w:pPr>
    <w:rPr>
      <w:sz w:val="20"/>
      <w:szCs w:val="20"/>
    </w:rPr>
  </w:style>
  <w:style w:type="character" w:customStyle="1" w:styleId="CommentTextChar">
    <w:name w:val="Comment Text Char"/>
    <w:basedOn w:val="DefaultParagraphFont"/>
    <w:link w:val="CommentText"/>
    <w:uiPriority w:val="99"/>
    <w:semiHidden/>
    <w:rsid w:val="00111886"/>
    <w:rPr>
      <w:sz w:val="20"/>
      <w:szCs w:val="20"/>
    </w:rPr>
  </w:style>
  <w:style w:type="paragraph" w:styleId="CommentSubject">
    <w:name w:val="annotation subject"/>
    <w:basedOn w:val="CommentText"/>
    <w:next w:val="CommentText"/>
    <w:link w:val="CommentSubjectChar"/>
    <w:uiPriority w:val="99"/>
    <w:semiHidden/>
    <w:unhideWhenUsed/>
    <w:rsid w:val="00111886"/>
    <w:rPr>
      <w:b/>
      <w:bCs/>
    </w:rPr>
  </w:style>
  <w:style w:type="character" w:customStyle="1" w:styleId="CommentSubjectChar">
    <w:name w:val="Comment Subject Char"/>
    <w:basedOn w:val="CommentTextChar"/>
    <w:link w:val="CommentSubject"/>
    <w:uiPriority w:val="99"/>
    <w:semiHidden/>
    <w:rsid w:val="00111886"/>
    <w:rPr>
      <w:b/>
      <w:bCs/>
      <w:sz w:val="20"/>
      <w:szCs w:val="20"/>
    </w:rPr>
  </w:style>
  <w:style w:type="paragraph" w:styleId="BalloonText">
    <w:name w:val="Balloon Text"/>
    <w:basedOn w:val="Normal"/>
    <w:link w:val="BalloonTextChar"/>
    <w:uiPriority w:val="99"/>
    <w:semiHidden/>
    <w:unhideWhenUsed/>
    <w:rsid w:val="00111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886"/>
    <w:rPr>
      <w:rFonts w:ascii="Segoe UI" w:hAnsi="Segoe UI" w:cs="Segoe UI"/>
      <w:sz w:val="18"/>
      <w:szCs w:val="18"/>
    </w:rPr>
  </w:style>
  <w:style w:type="paragraph" w:styleId="Header">
    <w:name w:val="header"/>
    <w:basedOn w:val="Normal"/>
    <w:link w:val="HeaderChar"/>
    <w:uiPriority w:val="99"/>
    <w:unhideWhenUsed/>
    <w:rsid w:val="00B56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E96"/>
  </w:style>
  <w:style w:type="paragraph" w:styleId="Footer">
    <w:name w:val="footer"/>
    <w:basedOn w:val="Normal"/>
    <w:link w:val="FooterChar"/>
    <w:uiPriority w:val="99"/>
    <w:unhideWhenUsed/>
    <w:rsid w:val="00B56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E96"/>
  </w:style>
  <w:style w:type="table" w:styleId="TableGrid">
    <w:name w:val="Table Grid"/>
    <w:basedOn w:val="TableNormal"/>
    <w:uiPriority w:val="39"/>
    <w:rsid w:val="00C61C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81960">
      <w:bodyDiv w:val="1"/>
      <w:marLeft w:val="0"/>
      <w:marRight w:val="0"/>
      <w:marTop w:val="0"/>
      <w:marBottom w:val="0"/>
      <w:divBdr>
        <w:top w:val="none" w:sz="0" w:space="0" w:color="auto"/>
        <w:left w:val="none" w:sz="0" w:space="0" w:color="auto"/>
        <w:bottom w:val="none" w:sz="0" w:space="0" w:color="auto"/>
        <w:right w:val="none" w:sz="0" w:space="0" w:color="auto"/>
      </w:divBdr>
      <w:divsChild>
        <w:div w:id="411244487">
          <w:marLeft w:val="0"/>
          <w:marRight w:val="0"/>
          <w:marTop w:val="0"/>
          <w:marBottom w:val="0"/>
          <w:divBdr>
            <w:top w:val="none" w:sz="0" w:space="0" w:color="auto"/>
            <w:left w:val="none" w:sz="0" w:space="0" w:color="auto"/>
            <w:bottom w:val="none" w:sz="0" w:space="0" w:color="auto"/>
            <w:right w:val="none" w:sz="0" w:space="0" w:color="auto"/>
          </w:divBdr>
          <w:divsChild>
            <w:div w:id="232198579">
              <w:marLeft w:val="0"/>
              <w:marRight w:val="0"/>
              <w:marTop w:val="0"/>
              <w:marBottom w:val="0"/>
              <w:divBdr>
                <w:top w:val="none" w:sz="0" w:space="0" w:color="auto"/>
                <w:left w:val="none" w:sz="0" w:space="0" w:color="auto"/>
                <w:bottom w:val="none" w:sz="0" w:space="0" w:color="auto"/>
                <w:right w:val="none" w:sz="0" w:space="0" w:color="auto"/>
              </w:divBdr>
              <w:divsChild>
                <w:div w:id="1823229787">
                  <w:marLeft w:val="0"/>
                  <w:marRight w:val="0"/>
                  <w:marTop w:val="0"/>
                  <w:marBottom w:val="0"/>
                  <w:divBdr>
                    <w:top w:val="none" w:sz="0" w:space="0" w:color="auto"/>
                    <w:left w:val="none" w:sz="0" w:space="0" w:color="auto"/>
                    <w:bottom w:val="none" w:sz="0" w:space="0" w:color="auto"/>
                    <w:right w:val="none" w:sz="0" w:space="0" w:color="auto"/>
                  </w:divBdr>
                  <w:divsChild>
                    <w:div w:id="180511437">
                      <w:marLeft w:val="0"/>
                      <w:marRight w:val="0"/>
                      <w:marTop w:val="0"/>
                      <w:marBottom w:val="0"/>
                      <w:divBdr>
                        <w:top w:val="none" w:sz="0" w:space="0" w:color="auto"/>
                        <w:left w:val="none" w:sz="0" w:space="0" w:color="auto"/>
                        <w:bottom w:val="none" w:sz="0" w:space="0" w:color="auto"/>
                        <w:right w:val="none" w:sz="0" w:space="0" w:color="auto"/>
                      </w:divBdr>
                      <w:divsChild>
                        <w:div w:id="903490663">
                          <w:marLeft w:val="0"/>
                          <w:marRight w:val="0"/>
                          <w:marTop w:val="0"/>
                          <w:marBottom w:val="0"/>
                          <w:divBdr>
                            <w:top w:val="none" w:sz="0" w:space="0" w:color="auto"/>
                            <w:left w:val="none" w:sz="0" w:space="0" w:color="auto"/>
                            <w:bottom w:val="none" w:sz="0" w:space="0" w:color="auto"/>
                            <w:right w:val="none" w:sz="0" w:space="0" w:color="auto"/>
                          </w:divBdr>
                          <w:divsChild>
                            <w:div w:id="1076443461">
                              <w:marLeft w:val="0"/>
                              <w:marRight w:val="0"/>
                              <w:marTop w:val="0"/>
                              <w:marBottom w:val="0"/>
                              <w:divBdr>
                                <w:top w:val="none" w:sz="0" w:space="0" w:color="auto"/>
                                <w:left w:val="none" w:sz="0" w:space="0" w:color="auto"/>
                                <w:bottom w:val="none" w:sz="0" w:space="0" w:color="auto"/>
                                <w:right w:val="none" w:sz="0" w:space="0" w:color="auto"/>
                              </w:divBdr>
                              <w:divsChild>
                                <w:div w:id="737244663">
                                  <w:marLeft w:val="0"/>
                                  <w:marRight w:val="0"/>
                                  <w:marTop w:val="0"/>
                                  <w:marBottom w:val="0"/>
                                  <w:divBdr>
                                    <w:top w:val="none" w:sz="0" w:space="0" w:color="auto"/>
                                    <w:left w:val="none" w:sz="0" w:space="0" w:color="auto"/>
                                    <w:bottom w:val="none" w:sz="0" w:space="0" w:color="auto"/>
                                    <w:right w:val="none" w:sz="0" w:space="0" w:color="auto"/>
                                  </w:divBdr>
                                  <w:divsChild>
                                    <w:div w:id="470635013">
                                      <w:marLeft w:val="0"/>
                                      <w:marRight w:val="0"/>
                                      <w:marTop w:val="0"/>
                                      <w:marBottom w:val="0"/>
                                      <w:divBdr>
                                        <w:top w:val="none" w:sz="0" w:space="0" w:color="auto"/>
                                        <w:left w:val="single" w:sz="6" w:space="0" w:color="E2E2E2"/>
                                        <w:bottom w:val="single" w:sz="6" w:space="0" w:color="E2E2E2"/>
                                        <w:right w:val="single" w:sz="6" w:space="0" w:color="E2E2E2"/>
                                      </w:divBdr>
                                      <w:divsChild>
                                        <w:div w:id="1758625041">
                                          <w:marLeft w:val="0"/>
                                          <w:marRight w:val="0"/>
                                          <w:marTop w:val="0"/>
                                          <w:marBottom w:val="0"/>
                                          <w:divBdr>
                                            <w:top w:val="none" w:sz="0" w:space="0" w:color="auto"/>
                                            <w:left w:val="none" w:sz="0" w:space="0" w:color="auto"/>
                                            <w:bottom w:val="none" w:sz="0" w:space="0" w:color="auto"/>
                                            <w:right w:val="none" w:sz="0" w:space="0" w:color="auto"/>
                                          </w:divBdr>
                                          <w:divsChild>
                                            <w:div w:id="737477018">
                                              <w:marLeft w:val="0"/>
                                              <w:marRight w:val="0"/>
                                              <w:marTop w:val="0"/>
                                              <w:marBottom w:val="0"/>
                                              <w:divBdr>
                                                <w:top w:val="none" w:sz="0" w:space="0" w:color="auto"/>
                                                <w:left w:val="none" w:sz="0" w:space="0" w:color="auto"/>
                                                <w:bottom w:val="none" w:sz="0" w:space="0" w:color="auto"/>
                                                <w:right w:val="none" w:sz="0" w:space="0" w:color="auto"/>
                                              </w:divBdr>
                                              <w:divsChild>
                                                <w:div w:id="1219053187">
                                                  <w:marLeft w:val="0"/>
                                                  <w:marRight w:val="0"/>
                                                  <w:marTop w:val="0"/>
                                                  <w:marBottom w:val="0"/>
                                                  <w:divBdr>
                                                    <w:top w:val="none" w:sz="0" w:space="0" w:color="auto"/>
                                                    <w:left w:val="none" w:sz="0" w:space="0" w:color="auto"/>
                                                    <w:bottom w:val="single" w:sz="6" w:space="0" w:color="F1F1F1"/>
                                                    <w:right w:val="none" w:sz="0" w:space="0" w:color="auto"/>
                                                  </w:divBdr>
                                                  <w:divsChild>
                                                    <w:div w:id="369257852">
                                                      <w:marLeft w:val="0"/>
                                                      <w:marRight w:val="0"/>
                                                      <w:marTop w:val="0"/>
                                                      <w:marBottom w:val="0"/>
                                                      <w:divBdr>
                                                        <w:top w:val="none" w:sz="0" w:space="0" w:color="auto"/>
                                                        <w:left w:val="none" w:sz="0" w:space="0" w:color="auto"/>
                                                        <w:bottom w:val="none" w:sz="0" w:space="0" w:color="auto"/>
                                                        <w:right w:val="none" w:sz="0" w:space="0" w:color="auto"/>
                                                      </w:divBdr>
                                                      <w:divsChild>
                                                        <w:div w:id="563414387">
                                                          <w:marLeft w:val="0"/>
                                                          <w:marRight w:val="0"/>
                                                          <w:marTop w:val="0"/>
                                                          <w:marBottom w:val="0"/>
                                                          <w:divBdr>
                                                            <w:top w:val="none" w:sz="0" w:space="0" w:color="auto"/>
                                                            <w:left w:val="none" w:sz="0" w:space="0" w:color="auto"/>
                                                            <w:bottom w:val="none" w:sz="0" w:space="0" w:color="auto"/>
                                                            <w:right w:val="none" w:sz="0" w:space="0" w:color="auto"/>
                                                          </w:divBdr>
                                                          <w:divsChild>
                                                            <w:div w:id="14141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691">
                                                      <w:marLeft w:val="0"/>
                                                      <w:marRight w:val="0"/>
                                                      <w:marTop w:val="0"/>
                                                      <w:marBottom w:val="0"/>
                                                      <w:divBdr>
                                                        <w:top w:val="none" w:sz="0" w:space="0" w:color="auto"/>
                                                        <w:left w:val="none" w:sz="0" w:space="0" w:color="auto"/>
                                                        <w:bottom w:val="none" w:sz="0" w:space="0" w:color="auto"/>
                                                        <w:right w:val="none" w:sz="0" w:space="0" w:color="auto"/>
                                                      </w:divBdr>
                                                      <w:divsChild>
                                                        <w:div w:id="94139047">
                                                          <w:marLeft w:val="0"/>
                                                          <w:marRight w:val="0"/>
                                                          <w:marTop w:val="0"/>
                                                          <w:marBottom w:val="0"/>
                                                          <w:divBdr>
                                                            <w:top w:val="none" w:sz="0" w:space="0" w:color="auto"/>
                                                            <w:left w:val="none" w:sz="0" w:space="0" w:color="auto"/>
                                                            <w:bottom w:val="none" w:sz="0" w:space="0" w:color="auto"/>
                                                            <w:right w:val="none" w:sz="0" w:space="0" w:color="auto"/>
                                                          </w:divBdr>
                                                        </w:div>
                                                        <w:div w:id="85197383">
                                                          <w:marLeft w:val="0"/>
                                                          <w:marRight w:val="0"/>
                                                          <w:marTop w:val="0"/>
                                                          <w:marBottom w:val="0"/>
                                                          <w:divBdr>
                                                            <w:top w:val="none" w:sz="0" w:space="0" w:color="auto"/>
                                                            <w:left w:val="none" w:sz="0" w:space="0" w:color="auto"/>
                                                            <w:bottom w:val="none" w:sz="0" w:space="0" w:color="auto"/>
                                                            <w:right w:val="none" w:sz="0" w:space="0" w:color="auto"/>
                                                          </w:divBdr>
                                                        </w:div>
                                                        <w:div w:id="1233273781">
                                                          <w:marLeft w:val="0"/>
                                                          <w:marRight w:val="0"/>
                                                          <w:marTop w:val="0"/>
                                                          <w:marBottom w:val="0"/>
                                                          <w:divBdr>
                                                            <w:top w:val="none" w:sz="0" w:space="0" w:color="auto"/>
                                                            <w:left w:val="none" w:sz="0" w:space="0" w:color="auto"/>
                                                            <w:bottom w:val="none" w:sz="0" w:space="0" w:color="auto"/>
                                                            <w:right w:val="none" w:sz="0" w:space="0" w:color="auto"/>
                                                          </w:divBdr>
                                                        </w:div>
                                                        <w:div w:id="1613593588">
                                                          <w:marLeft w:val="0"/>
                                                          <w:marRight w:val="0"/>
                                                          <w:marTop w:val="0"/>
                                                          <w:marBottom w:val="0"/>
                                                          <w:divBdr>
                                                            <w:top w:val="none" w:sz="0" w:space="0" w:color="auto"/>
                                                            <w:left w:val="none" w:sz="0" w:space="0" w:color="auto"/>
                                                            <w:bottom w:val="none" w:sz="0" w:space="0" w:color="auto"/>
                                                            <w:right w:val="none" w:sz="0" w:space="0" w:color="auto"/>
                                                          </w:divBdr>
                                                        </w:div>
                                                        <w:div w:id="13781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0106294">
      <w:bodyDiv w:val="1"/>
      <w:marLeft w:val="0"/>
      <w:marRight w:val="0"/>
      <w:marTop w:val="0"/>
      <w:marBottom w:val="0"/>
      <w:divBdr>
        <w:top w:val="none" w:sz="0" w:space="0" w:color="auto"/>
        <w:left w:val="none" w:sz="0" w:space="0" w:color="auto"/>
        <w:bottom w:val="none" w:sz="0" w:space="0" w:color="auto"/>
        <w:right w:val="none" w:sz="0" w:space="0" w:color="auto"/>
      </w:divBdr>
      <w:divsChild>
        <w:div w:id="1309090129">
          <w:marLeft w:val="0"/>
          <w:marRight w:val="0"/>
          <w:marTop w:val="0"/>
          <w:marBottom w:val="0"/>
          <w:divBdr>
            <w:top w:val="none" w:sz="0" w:space="0" w:color="auto"/>
            <w:left w:val="none" w:sz="0" w:space="0" w:color="auto"/>
            <w:bottom w:val="none" w:sz="0" w:space="0" w:color="auto"/>
            <w:right w:val="none" w:sz="0" w:space="0" w:color="auto"/>
          </w:divBdr>
          <w:divsChild>
            <w:div w:id="1800489150">
              <w:marLeft w:val="0"/>
              <w:marRight w:val="0"/>
              <w:marTop w:val="0"/>
              <w:marBottom w:val="0"/>
              <w:divBdr>
                <w:top w:val="none" w:sz="0" w:space="0" w:color="auto"/>
                <w:left w:val="none" w:sz="0" w:space="0" w:color="auto"/>
                <w:bottom w:val="none" w:sz="0" w:space="0" w:color="auto"/>
                <w:right w:val="none" w:sz="0" w:space="0" w:color="auto"/>
              </w:divBdr>
              <w:divsChild>
                <w:div w:id="1492403297">
                  <w:marLeft w:val="0"/>
                  <w:marRight w:val="0"/>
                  <w:marTop w:val="0"/>
                  <w:marBottom w:val="0"/>
                  <w:divBdr>
                    <w:top w:val="none" w:sz="0" w:space="0" w:color="auto"/>
                    <w:left w:val="none" w:sz="0" w:space="0" w:color="auto"/>
                    <w:bottom w:val="none" w:sz="0" w:space="0" w:color="auto"/>
                    <w:right w:val="none" w:sz="0" w:space="0" w:color="auto"/>
                  </w:divBdr>
                  <w:divsChild>
                    <w:div w:id="600378785">
                      <w:marLeft w:val="0"/>
                      <w:marRight w:val="0"/>
                      <w:marTop w:val="0"/>
                      <w:marBottom w:val="0"/>
                      <w:divBdr>
                        <w:top w:val="none" w:sz="0" w:space="0" w:color="auto"/>
                        <w:left w:val="none" w:sz="0" w:space="0" w:color="auto"/>
                        <w:bottom w:val="none" w:sz="0" w:space="0" w:color="auto"/>
                        <w:right w:val="none" w:sz="0" w:space="0" w:color="auto"/>
                      </w:divBdr>
                      <w:divsChild>
                        <w:div w:id="1298685446">
                          <w:marLeft w:val="0"/>
                          <w:marRight w:val="0"/>
                          <w:marTop w:val="0"/>
                          <w:marBottom w:val="0"/>
                          <w:divBdr>
                            <w:top w:val="none" w:sz="0" w:space="0" w:color="auto"/>
                            <w:left w:val="none" w:sz="0" w:space="0" w:color="auto"/>
                            <w:bottom w:val="none" w:sz="0" w:space="0" w:color="auto"/>
                            <w:right w:val="none" w:sz="0" w:space="0" w:color="auto"/>
                          </w:divBdr>
                          <w:divsChild>
                            <w:div w:id="1462264607">
                              <w:marLeft w:val="0"/>
                              <w:marRight w:val="0"/>
                              <w:marTop w:val="0"/>
                              <w:marBottom w:val="0"/>
                              <w:divBdr>
                                <w:top w:val="none" w:sz="0" w:space="0" w:color="auto"/>
                                <w:left w:val="none" w:sz="0" w:space="0" w:color="auto"/>
                                <w:bottom w:val="none" w:sz="0" w:space="0" w:color="auto"/>
                                <w:right w:val="none" w:sz="0" w:space="0" w:color="auto"/>
                              </w:divBdr>
                              <w:divsChild>
                                <w:div w:id="199755655">
                                  <w:marLeft w:val="0"/>
                                  <w:marRight w:val="0"/>
                                  <w:marTop w:val="0"/>
                                  <w:marBottom w:val="0"/>
                                  <w:divBdr>
                                    <w:top w:val="none" w:sz="0" w:space="0" w:color="auto"/>
                                    <w:left w:val="none" w:sz="0" w:space="0" w:color="auto"/>
                                    <w:bottom w:val="none" w:sz="0" w:space="0" w:color="auto"/>
                                    <w:right w:val="none" w:sz="0" w:space="0" w:color="auto"/>
                                  </w:divBdr>
                                  <w:divsChild>
                                    <w:div w:id="459108570">
                                      <w:marLeft w:val="0"/>
                                      <w:marRight w:val="0"/>
                                      <w:marTop w:val="0"/>
                                      <w:marBottom w:val="0"/>
                                      <w:divBdr>
                                        <w:top w:val="none" w:sz="0" w:space="0" w:color="auto"/>
                                        <w:left w:val="none" w:sz="0" w:space="0" w:color="auto"/>
                                        <w:bottom w:val="none" w:sz="0" w:space="0" w:color="auto"/>
                                        <w:right w:val="none" w:sz="0" w:space="0" w:color="auto"/>
                                      </w:divBdr>
                                      <w:divsChild>
                                        <w:div w:id="1647969591">
                                          <w:marLeft w:val="0"/>
                                          <w:marRight w:val="0"/>
                                          <w:marTop w:val="0"/>
                                          <w:marBottom w:val="0"/>
                                          <w:divBdr>
                                            <w:top w:val="none" w:sz="0" w:space="0" w:color="auto"/>
                                            <w:left w:val="none" w:sz="0" w:space="0" w:color="auto"/>
                                            <w:bottom w:val="none" w:sz="0" w:space="0" w:color="auto"/>
                                            <w:right w:val="none" w:sz="0" w:space="0" w:color="auto"/>
                                          </w:divBdr>
                                          <w:divsChild>
                                            <w:div w:id="7115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18595-FA6D-466C-BFB5-AD1D53B56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7</Pages>
  <Words>816</Words>
  <Characters>4655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HOWTUBE requirements v1</dc:title>
  <dc:subject/>
  <dc:creator>chaithanya bobba</dc:creator>
  <cp:keywords/>
  <dc:description/>
  <cp:lastModifiedBy>chaithanya bobba</cp:lastModifiedBy>
  <cp:revision>46</cp:revision>
  <dcterms:created xsi:type="dcterms:W3CDTF">2014-04-16T06:26:00Z</dcterms:created>
  <dcterms:modified xsi:type="dcterms:W3CDTF">2014-04-25T03:40:00Z</dcterms:modified>
</cp:coreProperties>
</file>